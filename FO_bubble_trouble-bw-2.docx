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CE98D5" w14:textId="77777777" w:rsidR="006D2DB1" w:rsidRDefault="00175B1C">
      <w:pPr>
        <w:pStyle w:val="Titel"/>
      </w:pPr>
      <w:bookmarkStart w:id="0" w:name="_y6d81pititon" w:colFirst="0" w:colLast="0"/>
      <w:bookmarkEnd w:id="0"/>
      <w:r>
        <w:t xml:space="preserve">Functioneel ontwerp </w:t>
      </w:r>
      <w:r w:rsidR="00320EDE">
        <w:t>B</w:t>
      </w:r>
      <w:r>
        <w:t xml:space="preserve">ubble </w:t>
      </w:r>
      <w:r w:rsidR="00320EDE">
        <w:t>T</w:t>
      </w:r>
      <w:r>
        <w:t>rouble</w:t>
      </w:r>
    </w:p>
    <w:p w14:paraId="3AC9F859" w14:textId="77777777" w:rsidR="006D2DB1" w:rsidRDefault="006D2DB1"/>
    <w:p w14:paraId="7149476B" w14:textId="77777777" w:rsidR="006D2DB1" w:rsidRDefault="006D2DB1"/>
    <w:p w14:paraId="2345D2F4" w14:textId="77777777" w:rsidR="006D2DB1" w:rsidRDefault="006D2DB1"/>
    <w:p w14:paraId="48BA9084" w14:textId="77777777" w:rsidR="006D2DB1" w:rsidRDefault="006D2DB1"/>
    <w:p w14:paraId="3846E26F" w14:textId="77777777" w:rsidR="006D2DB1" w:rsidRDefault="006D2DB1"/>
    <w:p w14:paraId="126984EF" w14:textId="77777777" w:rsidR="006D2DB1" w:rsidRDefault="006D2DB1"/>
    <w:p w14:paraId="751D78AC" w14:textId="77777777" w:rsidR="006D2DB1" w:rsidRDefault="006D2DB1"/>
    <w:p w14:paraId="06AB5300" w14:textId="77777777" w:rsidR="006D2DB1" w:rsidRDefault="006D2DB1"/>
    <w:p w14:paraId="759BEBDB" w14:textId="77777777" w:rsidR="006D2DB1" w:rsidRDefault="006D2DB1"/>
    <w:p w14:paraId="79B42DFC" w14:textId="77777777" w:rsidR="006D2DB1" w:rsidRDefault="006D2DB1"/>
    <w:p w14:paraId="10551F73" w14:textId="77777777" w:rsidR="006D2DB1" w:rsidRDefault="006D2DB1"/>
    <w:p w14:paraId="2CA43ED8" w14:textId="77777777" w:rsidR="006D2DB1" w:rsidRDefault="006D2DB1"/>
    <w:p w14:paraId="340BA38F" w14:textId="77777777" w:rsidR="006D2DB1" w:rsidRDefault="006D2DB1"/>
    <w:p w14:paraId="3D8E7C8A" w14:textId="77777777" w:rsidR="006D2DB1" w:rsidRDefault="006D2DB1"/>
    <w:p w14:paraId="1E4CA0F0" w14:textId="77777777" w:rsidR="006D2DB1" w:rsidRDefault="006D2DB1"/>
    <w:p w14:paraId="7CC6D2C1" w14:textId="77777777" w:rsidR="006D2DB1" w:rsidRDefault="006D2DB1"/>
    <w:p w14:paraId="72901F76" w14:textId="77777777" w:rsidR="006D2DB1" w:rsidRDefault="006D2DB1"/>
    <w:p w14:paraId="1E13DAB2" w14:textId="77777777" w:rsidR="006D2DB1" w:rsidRDefault="006D2DB1"/>
    <w:p w14:paraId="7AB996A2" w14:textId="77777777" w:rsidR="006D2DB1" w:rsidRDefault="006D2DB1"/>
    <w:p w14:paraId="3CD4B8FE" w14:textId="77777777" w:rsidR="006D2DB1" w:rsidRDefault="006D2DB1"/>
    <w:p w14:paraId="47C9B0BB" w14:textId="77777777" w:rsidR="006D2DB1" w:rsidRDefault="006D2DB1"/>
    <w:p w14:paraId="1F8DC237" w14:textId="77777777" w:rsidR="006D2DB1" w:rsidRDefault="006D2DB1"/>
    <w:p w14:paraId="1C606803" w14:textId="77777777" w:rsidR="006D2DB1" w:rsidRDefault="006D2DB1"/>
    <w:p w14:paraId="3982FF20" w14:textId="77777777" w:rsidR="006D2DB1" w:rsidRDefault="006D2DB1"/>
    <w:p w14:paraId="718245C4" w14:textId="77777777" w:rsidR="006D2DB1" w:rsidRDefault="006D2DB1"/>
    <w:p w14:paraId="2DBB538F" w14:textId="77777777" w:rsidR="006D2DB1" w:rsidRDefault="006D2DB1"/>
    <w:p w14:paraId="06816966" w14:textId="77777777" w:rsidR="006D2DB1" w:rsidRDefault="006D2DB1"/>
    <w:p w14:paraId="2DB5165E" w14:textId="77777777" w:rsidR="006D2DB1" w:rsidRDefault="006D2DB1"/>
    <w:p w14:paraId="1727E35A" w14:textId="77777777" w:rsidR="006D2DB1" w:rsidRDefault="006D2DB1"/>
    <w:p w14:paraId="7049A6F2" w14:textId="77777777" w:rsidR="006D2DB1" w:rsidRDefault="006D2DB1"/>
    <w:p w14:paraId="5496750B" w14:textId="77777777" w:rsidR="006D2DB1" w:rsidRDefault="006D2DB1"/>
    <w:p w14:paraId="2B150CD3" w14:textId="77777777" w:rsidR="006D2DB1" w:rsidRDefault="006D2DB1"/>
    <w:p w14:paraId="6199CEB8" w14:textId="77777777" w:rsidR="006D2DB1" w:rsidRDefault="006D2DB1"/>
    <w:p w14:paraId="649C6167" w14:textId="77777777" w:rsidR="006D2DB1" w:rsidRDefault="006D2DB1"/>
    <w:p w14:paraId="5E519039" w14:textId="77777777" w:rsidR="006D2DB1" w:rsidRDefault="006D2DB1"/>
    <w:p w14:paraId="7A16B272" w14:textId="77777777" w:rsidR="006D2DB1" w:rsidRDefault="006D2DB1"/>
    <w:p w14:paraId="53C8B427" w14:textId="77777777" w:rsidR="006D2DB1" w:rsidRDefault="006D2DB1"/>
    <w:p w14:paraId="55B41602" w14:textId="77777777" w:rsidR="006D2DB1" w:rsidRDefault="006D2DB1"/>
    <w:p w14:paraId="78BD1C65" w14:textId="77777777" w:rsidR="006D2DB1" w:rsidRDefault="006D2DB1"/>
    <w:p w14:paraId="09F74E73" w14:textId="77777777" w:rsidR="006D2DB1" w:rsidRDefault="00320EDE">
      <w:r>
        <w:t>D</w:t>
      </w:r>
      <w:r w:rsidR="00175B1C">
        <w:t>oor: Kachung Li (studentnummer 642552) en Max Lodders (studentnummer 635277)</w:t>
      </w:r>
    </w:p>
    <w:p w14:paraId="6F8939B6" w14:textId="77777777" w:rsidR="006D2DB1" w:rsidRDefault="00320EDE">
      <w:r>
        <w:t>D</w:t>
      </w:r>
      <w:r w:rsidR="00175B1C">
        <w:t xml:space="preserve">ocentnaam: Bart van der Wal </w:t>
      </w:r>
    </w:p>
    <w:p w14:paraId="7E77F433" w14:textId="77777777" w:rsidR="006D2DB1" w:rsidRDefault="00320EDE">
      <w:r>
        <w:t>Co</w:t>
      </w:r>
      <w:r w:rsidR="00175B1C">
        <w:t>ursenaam: OOPD</w:t>
      </w:r>
    </w:p>
    <w:p w14:paraId="5AE036BF" w14:textId="77777777" w:rsidR="006D2DB1" w:rsidRDefault="00175B1C">
      <w:r>
        <w:t>HAN Arnhem 16-03-2020</w:t>
      </w:r>
      <w:r>
        <w:br w:type="page"/>
      </w:r>
    </w:p>
    <w:bookmarkStart w:id="1" w:name="_Toc35617033" w:displacedByCustomXml="next"/>
    <w:bookmarkStart w:id="2" w:name="_Toc35522469" w:displacedByCustomXml="next"/>
    <w:sdt>
      <w:sdtPr>
        <w:rPr>
          <w:sz w:val="22"/>
          <w:szCs w:val="22"/>
        </w:rPr>
        <w:id w:val="673999550"/>
        <w:docPartObj>
          <w:docPartGallery w:val="Table of Contents"/>
          <w:docPartUnique/>
        </w:docPartObj>
      </w:sdtPr>
      <w:sdtEndPr>
        <w:rPr>
          <w:b/>
          <w:bCs/>
        </w:rPr>
      </w:sdtEndPr>
      <w:sdtContent>
        <w:p w14:paraId="66A11EB7" w14:textId="77777777" w:rsidR="00320EDE" w:rsidRDefault="00320EDE" w:rsidP="00320EDE">
          <w:pPr>
            <w:pStyle w:val="Kop1"/>
          </w:pPr>
          <w:r>
            <w:t>Inhoud</w:t>
          </w:r>
          <w:ins w:id="3" w:author="Wal Bart van der" w:date="2020-03-17T16:41:00Z">
            <w:r w:rsidR="002560A6">
              <w:t>sopgave</w:t>
            </w:r>
          </w:ins>
          <w:bookmarkEnd w:id="2"/>
          <w:bookmarkEnd w:id="1"/>
        </w:p>
        <w:p w14:paraId="7E34EF4D" w14:textId="60C3B3F3" w:rsidR="00AD6C42" w:rsidRDefault="00320EDE">
          <w:pPr>
            <w:pStyle w:val="Inhopg1"/>
            <w:tabs>
              <w:tab w:val="right" w:leader="dot" w:pos="9019"/>
            </w:tabs>
            <w:rPr>
              <w:ins w:id="4" w:author="Kachung -" w:date="2020-03-20T17:16:00Z"/>
              <w:rFonts w:asciiTheme="minorHAnsi" w:eastAsiaTheme="minorEastAsia" w:hAnsiTheme="minorHAnsi" w:cstheme="minorBidi"/>
              <w:noProof/>
              <w:lang w:val="nl-NL"/>
            </w:rPr>
          </w:pPr>
          <w:r>
            <w:fldChar w:fldCharType="begin"/>
          </w:r>
          <w:r>
            <w:instrText xml:space="preserve"> TOC \o "1-3" \h \z \u </w:instrText>
          </w:r>
          <w:r>
            <w:fldChar w:fldCharType="separate"/>
          </w:r>
          <w:ins w:id="5" w:author="Kachung -" w:date="2020-03-20T17:16:00Z">
            <w:r w:rsidR="00AD6C42" w:rsidRPr="00EE178C">
              <w:rPr>
                <w:rStyle w:val="Hyperlink"/>
                <w:noProof/>
              </w:rPr>
              <w:fldChar w:fldCharType="begin"/>
            </w:r>
            <w:r w:rsidR="00AD6C42" w:rsidRPr="00EE178C">
              <w:rPr>
                <w:rStyle w:val="Hyperlink"/>
                <w:noProof/>
              </w:rPr>
              <w:instrText xml:space="preserve"> </w:instrText>
            </w:r>
            <w:r w:rsidR="00AD6C42">
              <w:rPr>
                <w:noProof/>
              </w:rPr>
              <w:instrText>HYPERLINK \l "_Toc35617034"</w:instrText>
            </w:r>
            <w:r w:rsidR="00AD6C42" w:rsidRPr="00EE178C">
              <w:rPr>
                <w:rStyle w:val="Hyperlink"/>
                <w:noProof/>
              </w:rPr>
              <w:instrText xml:space="preserve"> </w:instrText>
            </w:r>
            <w:r w:rsidR="00AD6C42" w:rsidRPr="00EE178C">
              <w:rPr>
                <w:rStyle w:val="Hyperlink"/>
                <w:noProof/>
              </w:rPr>
            </w:r>
            <w:r w:rsidR="00AD6C42" w:rsidRPr="00EE178C">
              <w:rPr>
                <w:rStyle w:val="Hyperlink"/>
                <w:noProof/>
              </w:rPr>
              <w:fldChar w:fldCharType="separate"/>
            </w:r>
            <w:r w:rsidR="00AD6C42" w:rsidRPr="00EE178C">
              <w:rPr>
                <w:rStyle w:val="Hyperlink"/>
                <w:noProof/>
              </w:rPr>
              <w:t>1. Inleiding</w:t>
            </w:r>
            <w:r w:rsidR="00AD6C42">
              <w:rPr>
                <w:noProof/>
                <w:webHidden/>
              </w:rPr>
              <w:tab/>
            </w:r>
            <w:r w:rsidR="00AD6C42">
              <w:rPr>
                <w:noProof/>
                <w:webHidden/>
              </w:rPr>
              <w:fldChar w:fldCharType="begin"/>
            </w:r>
            <w:r w:rsidR="00AD6C42">
              <w:rPr>
                <w:noProof/>
                <w:webHidden/>
              </w:rPr>
              <w:instrText xml:space="preserve"> PAGEREF _Toc35617034 \h </w:instrText>
            </w:r>
            <w:r w:rsidR="00AD6C42">
              <w:rPr>
                <w:noProof/>
                <w:webHidden/>
              </w:rPr>
            </w:r>
          </w:ins>
          <w:r w:rsidR="00AD6C42">
            <w:rPr>
              <w:noProof/>
              <w:webHidden/>
            </w:rPr>
            <w:fldChar w:fldCharType="separate"/>
          </w:r>
          <w:ins w:id="6" w:author="Kachung -" w:date="2020-03-20T17:16:00Z">
            <w:r w:rsidR="00AD6C42">
              <w:rPr>
                <w:noProof/>
                <w:webHidden/>
              </w:rPr>
              <w:t>2</w:t>
            </w:r>
            <w:r w:rsidR="00AD6C42">
              <w:rPr>
                <w:noProof/>
                <w:webHidden/>
              </w:rPr>
              <w:fldChar w:fldCharType="end"/>
            </w:r>
            <w:r w:rsidR="00AD6C42" w:rsidRPr="00EE178C">
              <w:rPr>
                <w:rStyle w:val="Hyperlink"/>
                <w:noProof/>
              </w:rPr>
              <w:fldChar w:fldCharType="end"/>
            </w:r>
          </w:ins>
        </w:p>
        <w:p w14:paraId="4FCD6258" w14:textId="500156BB" w:rsidR="00AD6C42" w:rsidRDefault="00AD6C42">
          <w:pPr>
            <w:pStyle w:val="Inhopg1"/>
            <w:tabs>
              <w:tab w:val="right" w:leader="dot" w:pos="9019"/>
            </w:tabs>
            <w:rPr>
              <w:ins w:id="7" w:author="Kachung -" w:date="2020-03-20T17:16:00Z"/>
              <w:rFonts w:asciiTheme="minorHAnsi" w:eastAsiaTheme="minorEastAsia" w:hAnsiTheme="minorHAnsi" w:cstheme="minorBidi"/>
              <w:noProof/>
              <w:lang w:val="nl-NL"/>
            </w:rPr>
          </w:pPr>
          <w:ins w:id="8" w:author="Kachung -" w:date="2020-03-20T17:16:00Z">
            <w:r w:rsidRPr="00EE178C">
              <w:rPr>
                <w:rStyle w:val="Hyperlink"/>
                <w:noProof/>
              </w:rPr>
              <w:fldChar w:fldCharType="begin"/>
            </w:r>
            <w:r w:rsidRPr="00EE178C">
              <w:rPr>
                <w:rStyle w:val="Hyperlink"/>
                <w:noProof/>
              </w:rPr>
              <w:instrText xml:space="preserve"> </w:instrText>
            </w:r>
            <w:r>
              <w:rPr>
                <w:noProof/>
              </w:rPr>
              <w:instrText>HYPERLINK \l "_Toc35617035"</w:instrText>
            </w:r>
            <w:r w:rsidRPr="00EE178C">
              <w:rPr>
                <w:rStyle w:val="Hyperlink"/>
                <w:noProof/>
              </w:rPr>
              <w:instrText xml:space="preserve"> </w:instrText>
            </w:r>
            <w:r w:rsidRPr="00EE178C">
              <w:rPr>
                <w:rStyle w:val="Hyperlink"/>
                <w:noProof/>
              </w:rPr>
            </w:r>
            <w:r w:rsidRPr="00EE178C">
              <w:rPr>
                <w:rStyle w:val="Hyperlink"/>
                <w:noProof/>
              </w:rPr>
              <w:fldChar w:fldCharType="separate"/>
            </w:r>
            <w:r w:rsidRPr="00EE178C">
              <w:rPr>
                <w:rStyle w:val="Hyperlink"/>
                <w:noProof/>
              </w:rPr>
              <w:t>2. Eisen spel</w:t>
            </w:r>
            <w:r>
              <w:rPr>
                <w:noProof/>
                <w:webHidden/>
              </w:rPr>
              <w:tab/>
            </w:r>
            <w:r>
              <w:rPr>
                <w:noProof/>
                <w:webHidden/>
              </w:rPr>
              <w:fldChar w:fldCharType="begin"/>
            </w:r>
            <w:r>
              <w:rPr>
                <w:noProof/>
                <w:webHidden/>
              </w:rPr>
              <w:instrText xml:space="preserve"> PAGEREF _Toc35617035 \h </w:instrText>
            </w:r>
            <w:r>
              <w:rPr>
                <w:noProof/>
                <w:webHidden/>
              </w:rPr>
            </w:r>
          </w:ins>
          <w:r>
            <w:rPr>
              <w:noProof/>
              <w:webHidden/>
            </w:rPr>
            <w:fldChar w:fldCharType="separate"/>
          </w:r>
          <w:ins w:id="9" w:author="Kachung -" w:date="2020-03-20T17:16:00Z">
            <w:r>
              <w:rPr>
                <w:noProof/>
                <w:webHidden/>
              </w:rPr>
              <w:t>3</w:t>
            </w:r>
            <w:r>
              <w:rPr>
                <w:noProof/>
                <w:webHidden/>
              </w:rPr>
              <w:fldChar w:fldCharType="end"/>
            </w:r>
            <w:r w:rsidRPr="00EE178C">
              <w:rPr>
                <w:rStyle w:val="Hyperlink"/>
                <w:noProof/>
              </w:rPr>
              <w:fldChar w:fldCharType="end"/>
            </w:r>
          </w:ins>
        </w:p>
        <w:p w14:paraId="1542B019" w14:textId="53F7B5C4" w:rsidR="00AD6C42" w:rsidRDefault="00AD6C42">
          <w:pPr>
            <w:pStyle w:val="Inhopg2"/>
            <w:tabs>
              <w:tab w:val="right" w:leader="dot" w:pos="9019"/>
            </w:tabs>
            <w:rPr>
              <w:ins w:id="10" w:author="Kachung -" w:date="2020-03-20T17:16:00Z"/>
              <w:rFonts w:asciiTheme="minorHAnsi" w:eastAsiaTheme="minorEastAsia" w:hAnsiTheme="minorHAnsi" w:cstheme="minorBidi"/>
              <w:noProof/>
              <w:lang w:val="nl-NL"/>
            </w:rPr>
          </w:pPr>
          <w:ins w:id="11" w:author="Kachung -" w:date="2020-03-20T17:16:00Z">
            <w:r w:rsidRPr="00EE178C">
              <w:rPr>
                <w:rStyle w:val="Hyperlink"/>
                <w:noProof/>
              </w:rPr>
              <w:fldChar w:fldCharType="begin"/>
            </w:r>
            <w:r w:rsidRPr="00EE178C">
              <w:rPr>
                <w:rStyle w:val="Hyperlink"/>
                <w:noProof/>
              </w:rPr>
              <w:instrText xml:space="preserve"> </w:instrText>
            </w:r>
            <w:r>
              <w:rPr>
                <w:noProof/>
              </w:rPr>
              <w:instrText>HYPERLINK \l "_Toc35617036"</w:instrText>
            </w:r>
            <w:r w:rsidRPr="00EE178C">
              <w:rPr>
                <w:rStyle w:val="Hyperlink"/>
                <w:noProof/>
              </w:rPr>
              <w:instrText xml:space="preserve"> </w:instrText>
            </w:r>
            <w:r w:rsidRPr="00EE178C">
              <w:rPr>
                <w:rStyle w:val="Hyperlink"/>
                <w:noProof/>
              </w:rPr>
            </w:r>
            <w:r w:rsidRPr="00EE178C">
              <w:rPr>
                <w:rStyle w:val="Hyperlink"/>
                <w:noProof/>
              </w:rPr>
              <w:fldChar w:fldCharType="separate"/>
            </w:r>
            <w:r w:rsidRPr="00EE178C">
              <w:rPr>
                <w:rStyle w:val="Hyperlink"/>
                <w:noProof/>
              </w:rPr>
              <w:t>2.1 Inleiding</w:t>
            </w:r>
            <w:r>
              <w:rPr>
                <w:noProof/>
                <w:webHidden/>
              </w:rPr>
              <w:tab/>
            </w:r>
            <w:r>
              <w:rPr>
                <w:noProof/>
                <w:webHidden/>
              </w:rPr>
              <w:fldChar w:fldCharType="begin"/>
            </w:r>
            <w:r>
              <w:rPr>
                <w:noProof/>
                <w:webHidden/>
              </w:rPr>
              <w:instrText xml:space="preserve"> PAGEREF _Toc35617036 \h </w:instrText>
            </w:r>
            <w:r>
              <w:rPr>
                <w:noProof/>
                <w:webHidden/>
              </w:rPr>
            </w:r>
          </w:ins>
          <w:r>
            <w:rPr>
              <w:noProof/>
              <w:webHidden/>
            </w:rPr>
            <w:fldChar w:fldCharType="separate"/>
          </w:r>
          <w:ins w:id="12" w:author="Kachung -" w:date="2020-03-20T17:16:00Z">
            <w:r>
              <w:rPr>
                <w:noProof/>
                <w:webHidden/>
              </w:rPr>
              <w:t>3</w:t>
            </w:r>
            <w:r>
              <w:rPr>
                <w:noProof/>
                <w:webHidden/>
              </w:rPr>
              <w:fldChar w:fldCharType="end"/>
            </w:r>
            <w:r w:rsidRPr="00EE178C">
              <w:rPr>
                <w:rStyle w:val="Hyperlink"/>
                <w:noProof/>
              </w:rPr>
              <w:fldChar w:fldCharType="end"/>
            </w:r>
          </w:ins>
        </w:p>
        <w:p w14:paraId="3A6A78AA" w14:textId="204E0B4D" w:rsidR="00AD6C42" w:rsidRDefault="00AD6C42">
          <w:pPr>
            <w:pStyle w:val="Inhopg2"/>
            <w:tabs>
              <w:tab w:val="right" w:leader="dot" w:pos="9019"/>
            </w:tabs>
            <w:rPr>
              <w:ins w:id="13" w:author="Kachung -" w:date="2020-03-20T17:16:00Z"/>
              <w:rFonts w:asciiTheme="minorHAnsi" w:eastAsiaTheme="minorEastAsia" w:hAnsiTheme="minorHAnsi" w:cstheme="minorBidi"/>
              <w:noProof/>
              <w:lang w:val="nl-NL"/>
            </w:rPr>
          </w:pPr>
          <w:ins w:id="14" w:author="Kachung -" w:date="2020-03-20T17:16:00Z">
            <w:r w:rsidRPr="00EE178C">
              <w:rPr>
                <w:rStyle w:val="Hyperlink"/>
                <w:noProof/>
              </w:rPr>
              <w:fldChar w:fldCharType="begin"/>
            </w:r>
            <w:r w:rsidRPr="00EE178C">
              <w:rPr>
                <w:rStyle w:val="Hyperlink"/>
                <w:noProof/>
              </w:rPr>
              <w:instrText xml:space="preserve"> </w:instrText>
            </w:r>
            <w:r>
              <w:rPr>
                <w:noProof/>
              </w:rPr>
              <w:instrText>HYPERLINK \l "_Toc35617037"</w:instrText>
            </w:r>
            <w:r w:rsidRPr="00EE178C">
              <w:rPr>
                <w:rStyle w:val="Hyperlink"/>
                <w:noProof/>
              </w:rPr>
              <w:instrText xml:space="preserve"> </w:instrText>
            </w:r>
            <w:r w:rsidRPr="00EE178C">
              <w:rPr>
                <w:rStyle w:val="Hyperlink"/>
                <w:noProof/>
              </w:rPr>
            </w:r>
            <w:r w:rsidRPr="00EE178C">
              <w:rPr>
                <w:rStyle w:val="Hyperlink"/>
                <w:noProof/>
              </w:rPr>
              <w:fldChar w:fldCharType="separate"/>
            </w:r>
            <w:r w:rsidRPr="00EE178C">
              <w:rPr>
                <w:rStyle w:val="Hyperlink"/>
                <w:noProof/>
              </w:rPr>
              <w:t>2.2 Eisen</w:t>
            </w:r>
            <w:r>
              <w:rPr>
                <w:noProof/>
                <w:webHidden/>
              </w:rPr>
              <w:tab/>
            </w:r>
            <w:r>
              <w:rPr>
                <w:noProof/>
                <w:webHidden/>
              </w:rPr>
              <w:fldChar w:fldCharType="begin"/>
            </w:r>
            <w:r>
              <w:rPr>
                <w:noProof/>
                <w:webHidden/>
              </w:rPr>
              <w:instrText xml:space="preserve"> PAGEREF _Toc35617037 \h </w:instrText>
            </w:r>
            <w:r>
              <w:rPr>
                <w:noProof/>
                <w:webHidden/>
              </w:rPr>
            </w:r>
          </w:ins>
          <w:r>
            <w:rPr>
              <w:noProof/>
              <w:webHidden/>
            </w:rPr>
            <w:fldChar w:fldCharType="separate"/>
          </w:r>
          <w:ins w:id="15" w:author="Kachung -" w:date="2020-03-20T17:16:00Z">
            <w:r>
              <w:rPr>
                <w:noProof/>
                <w:webHidden/>
              </w:rPr>
              <w:t>3</w:t>
            </w:r>
            <w:r>
              <w:rPr>
                <w:noProof/>
                <w:webHidden/>
              </w:rPr>
              <w:fldChar w:fldCharType="end"/>
            </w:r>
            <w:r w:rsidRPr="00EE178C">
              <w:rPr>
                <w:rStyle w:val="Hyperlink"/>
                <w:noProof/>
              </w:rPr>
              <w:fldChar w:fldCharType="end"/>
            </w:r>
          </w:ins>
        </w:p>
        <w:p w14:paraId="21A3D379" w14:textId="51BDA5B0" w:rsidR="00AD6C42" w:rsidRDefault="00AD6C42">
          <w:pPr>
            <w:pStyle w:val="Inhopg1"/>
            <w:tabs>
              <w:tab w:val="right" w:leader="dot" w:pos="9019"/>
            </w:tabs>
            <w:rPr>
              <w:ins w:id="16" w:author="Kachung -" w:date="2020-03-20T17:16:00Z"/>
              <w:rFonts w:asciiTheme="minorHAnsi" w:eastAsiaTheme="minorEastAsia" w:hAnsiTheme="minorHAnsi" w:cstheme="minorBidi"/>
              <w:noProof/>
              <w:lang w:val="nl-NL"/>
            </w:rPr>
          </w:pPr>
          <w:ins w:id="17" w:author="Kachung -" w:date="2020-03-20T17:16:00Z">
            <w:r w:rsidRPr="00EE178C">
              <w:rPr>
                <w:rStyle w:val="Hyperlink"/>
                <w:noProof/>
              </w:rPr>
              <w:fldChar w:fldCharType="begin"/>
            </w:r>
            <w:r w:rsidRPr="00EE178C">
              <w:rPr>
                <w:rStyle w:val="Hyperlink"/>
                <w:noProof/>
              </w:rPr>
              <w:instrText xml:space="preserve"> </w:instrText>
            </w:r>
            <w:r>
              <w:rPr>
                <w:noProof/>
              </w:rPr>
              <w:instrText>HYPERLINK \l "_Toc35617038"</w:instrText>
            </w:r>
            <w:r w:rsidRPr="00EE178C">
              <w:rPr>
                <w:rStyle w:val="Hyperlink"/>
                <w:noProof/>
              </w:rPr>
              <w:instrText xml:space="preserve"> </w:instrText>
            </w:r>
            <w:r w:rsidRPr="00EE178C">
              <w:rPr>
                <w:rStyle w:val="Hyperlink"/>
                <w:noProof/>
              </w:rPr>
            </w:r>
            <w:r w:rsidRPr="00EE178C">
              <w:rPr>
                <w:rStyle w:val="Hyperlink"/>
                <w:noProof/>
              </w:rPr>
              <w:fldChar w:fldCharType="separate"/>
            </w:r>
            <w:r w:rsidRPr="00EE178C">
              <w:rPr>
                <w:rStyle w:val="Hyperlink"/>
                <w:noProof/>
              </w:rPr>
              <w:t>3. Over het spel</w:t>
            </w:r>
            <w:r>
              <w:rPr>
                <w:noProof/>
                <w:webHidden/>
              </w:rPr>
              <w:tab/>
            </w:r>
            <w:r>
              <w:rPr>
                <w:noProof/>
                <w:webHidden/>
              </w:rPr>
              <w:fldChar w:fldCharType="begin"/>
            </w:r>
            <w:r>
              <w:rPr>
                <w:noProof/>
                <w:webHidden/>
              </w:rPr>
              <w:instrText xml:space="preserve"> PAGEREF _Toc35617038 \h </w:instrText>
            </w:r>
            <w:r>
              <w:rPr>
                <w:noProof/>
                <w:webHidden/>
              </w:rPr>
            </w:r>
          </w:ins>
          <w:r>
            <w:rPr>
              <w:noProof/>
              <w:webHidden/>
            </w:rPr>
            <w:fldChar w:fldCharType="separate"/>
          </w:r>
          <w:ins w:id="18" w:author="Kachung -" w:date="2020-03-20T17:16:00Z">
            <w:r>
              <w:rPr>
                <w:noProof/>
                <w:webHidden/>
              </w:rPr>
              <w:t>5</w:t>
            </w:r>
            <w:r>
              <w:rPr>
                <w:noProof/>
                <w:webHidden/>
              </w:rPr>
              <w:fldChar w:fldCharType="end"/>
            </w:r>
            <w:r w:rsidRPr="00EE178C">
              <w:rPr>
                <w:rStyle w:val="Hyperlink"/>
                <w:noProof/>
              </w:rPr>
              <w:fldChar w:fldCharType="end"/>
            </w:r>
          </w:ins>
        </w:p>
        <w:p w14:paraId="24F487E6" w14:textId="77C371BE" w:rsidR="00AD6C42" w:rsidRDefault="00AD6C42">
          <w:pPr>
            <w:pStyle w:val="Inhopg2"/>
            <w:tabs>
              <w:tab w:val="right" w:leader="dot" w:pos="9019"/>
            </w:tabs>
            <w:rPr>
              <w:ins w:id="19" w:author="Kachung -" w:date="2020-03-20T17:16:00Z"/>
              <w:rFonts w:asciiTheme="minorHAnsi" w:eastAsiaTheme="minorEastAsia" w:hAnsiTheme="minorHAnsi" w:cstheme="minorBidi"/>
              <w:noProof/>
              <w:lang w:val="nl-NL"/>
            </w:rPr>
          </w:pPr>
          <w:ins w:id="20" w:author="Kachung -" w:date="2020-03-20T17:16:00Z">
            <w:r w:rsidRPr="00EE178C">
              <w:rPr>
                <w:rStyle w:val="Hyperlink"/>
                <w:noProof/>
              </w:rPr>
              <w:fldChar w:fldCharType="begin"/>
            </w:r>
            <w:r w:rsidRPr="00EE178C">
              <w:rPr>
                <w:rStyle w:val="Hyperlink"/>
                <w:noProof/>
              </w:rPr>
              <w:instrText xml:space="preserve"> </w:instrText>
            </w:r>
            <w:r>
              <w:rPr>
                <w:noProof/>
              </w:rPr>
              <w:instrText>HYPERLINK \l "_Toc35617039"</w:instrText>
            </w:r>
            <w:r w:rsidRPr="00EE178C">
              <w:rPr>
                <w:rStyle w:val="Hyperlink"/>
                <w:noProof/>
              </w:rPr>
              <w:instrText xml:space="preserve"> </w:instrText>
            </w:r>
            <w:r w:rsidRPr="00EE178C">
              <w:rPr>
                <w:rStyle w:val="Hyperlink"/>
                <w:noProof/>
              </w:rPr>
            </w:r>
            <w:r w:rsidRPr="00EE178C">
              <w:rPr>
                <w:rStyle w:val="Hyperlink"/>
                <w:noProof/>
              </w:rPr>
              <w:fldChar w:fldCharType="separate"/>
            </w:r>
            <w:r w:rsidRPr="00EE178C">
              <w:rPr>
                <w:rStyle w:val="Hyperlink"/>
                <w:noProof/>
              </w:rPr>
              <w:t>3.1 Inleiding</w:t>
            </w:r>
            <w:r>
              <w:rPr>
                <w:noProof/>
                <w:webHidden/>
              </w:rPr>
              <w:tab/>
            </w:r>
            <w:r>
              <w:rPr>
                <w:noProof/>
                <w:webHidden/>
              </w:rPr>
              <w:fldChar w:fldCharType="begin"/>
            </w:r>
            <w:r>
              <w:rPr>
                <w:noProof/>
                <w:webHidden/>
              </w:rPr>
              <w:instrText xml:space="preserve"> PAGEREF _Toc35617039 \h </w:instrText>
            </w:r>
            <w:r>
              <w:rPr>
                <w:noProof/>
                <w:webHidden/>
              </w:rPr>
            </w:r>
          </w:ins>
          <w:r>
            <w:rPr>
              <w:noProof/>
              <w:webHidden/>
            </w:rPr>
            <w:fldChar w:fldCharType="separate"/>
          </w:r>
          <w:ins w:id="21" w:author="Kachung -" w:date="2020-03-20T17:16:00Z">
            <w:r>
              <w:rPr>
                <w:noProof/>
                <w:webHidden/>
              </w:rPr>
              <w:t>5</w:t>
            </w:r>
            <w:r>
              <w:rPr>
                <w:noProof/>
                <w:webHidden/>
              </w:rPr>
              <w:fldChar w:fldCharType="end"/>
            </w:r>
            <w:r w:rsidRPr="00EE178C">
              <w:rPr>
                <w:rStyle w:val="Hyperlink"/>
                <w:noProof/>
              </w:rPr>
              <w:fldChar w:fldCharType="end"/>
            </w:r>
          </w:ins>
        </w:p>
        <w:p w14:paraId="540E4C35" w14:textId="3FFC666C" w:rsidR="00AD6C42" w:rsidRDefault="00AD6C42">
          <w:pPr>
            <w:pStyle w:val="Inhopg2"/>
            <w:tabs>
              <w:tab w:val="right" w:leader="dot" w:pos="9019"/>
            </w:tabs>
            <w:rPr>
              <w:ins w:id="22" w:author="Kachung -" w:date="2020-03-20T17:16:00Z"/>
              <w:rFonts w:asciiTheme="minorHAnsi" w:eastAsiaTheme="minorEastAsia" w:hAnsiTheme="minorHAnsi" w:cstheme="minorBidi"/>
              <w:noProof/>
              <w:lang w:val="nl-NL"/>
            </w:rPr>
          </w:pPr>
          <w:ins w:id="23" w:author="Kachung -" w:date="2020-03-20T17:16:00Z">
            <w:r w:rsidRPr="00EE178C">
              <w:rPr>
                <w:rStyle w:val="Hyperlink"/>
                <w:noProof/>
              </w:rPr>
              <w:fldChar w:fldCharType="begin"/>
            </w:r>
            <w:r w:rsidRPr="00EE178C">
              <w:rPr>
                <w:rStyle w:val="Hyperlink"/>
                <w:noProof/>
              </w:rPr>
              <w:instrText xml:space="preserve"> </w:instrText>
            </w:r>
            <w:r>
              <w:rPr>
                <w:noProof/>
              </w:rPr>
              <w:instrText>HYPERLINK \l "_Toc35617040"</w:instrText>
            </w:r>
            <w:r w:rsidRPr="00EE178C">
              <w:rPr>
                <w:rStyle w:val="Hyperlink"/>
                <w:noProof/>
              </w:rPr>
              <w:instrText xml:space="preserve"> </w:instrText>
            </w:r>
            <w:r w:rsidRPr="00EE178C">
              <w:rPr>
                <w:rStyle w:val="Hyperlink"/>
                <w:noProof/>
              </w:rPr>
            </w:r>
            <w:r w:rsidRPr="00EE178C">
              <w:rPr>
                <w:rStyle w:val="Hyperlink"/>
                <w:noProof/>
              </w:rPr>
              <w:fldChar w:fldCharType="separate"/>
            </w:r>
            <w:r w:rsidRPr="00EE178C">
              <w:rPr>
                <w:rStyle w:val="Hyperlink"/>
                <w:noProof/>
              </w:rPr>
              <w:t>3.2 Wat is Bubble Trouble?</w:t>
            </w:r>
            <w:r>
              <w:rPr>
                <w:noProof/>
                <w:webHidden/>
              </w:rPr>
              <w:tab/>
            </w:r>
            <w:r>
              <w:rPr>
                <w:noProof/>
                <w:webHidden/>
              </w:rPr>
              <w:fldChar w:fldCharType="begin"/>
            </w:r>
            <w:r>
              <w:rPr>
                <w:noProof/>
                <w:webHidden/>
              </w:rPr>
              <w:instrText xml:space="preserve"> PAGEREF _Toc35617040 \h </w:instrText>
            </w:r>
            <w:r>
              <w:rPr>
                <w:noProof/>
                <w:webHidden/>
              </w:rPr>
            </w:r>
          </w:ins>
          <w:r>
            <w:rPr>
              <w:noProof/>
              <w:webHidden/>
            </w:rPr>
            <w:fldChar w:fldCharType="separate"/>
          </w:r>
          <w:ins w:id="24" w:author="Kachung -" w:date="2020-03-20T17:16:00Z">
            <w:r>
              <w:rPr>
                <w:noProof/>
                <w:webHidden/>
              </w:rPr>
              <w:t>5</w:t>
            </w:r>
            <w:r>
              <w:rPr>
                <w:noProof/>
                <w:webHidden/>
              </w:rPr>
              <w:fldChar w:fldCharType="end"/>
            </w:r>
            <w:r w:rsidRPr="00EE178C">
              <w:rPr>
                <w:rStyle w:val="Hyperlink"/>
                <w:noProof/>
              </w:rPr>
              <w:fldChar w:fldCharType="end"/>
            </w:r>
          </w:ins>
        </w:p>
        <w:p w14:paraId="438E7C4C" w14:textId="3782E37C" w:rsidR="00AD6C42" w:rsidRDefault="00AD6C42">
          <w:pPr>
            <w:pStyle w:val="Inhopg2"/>
            <w:tabs>
              <w:tab w:val="right" w:leader="dot" w:pos="9019"/>
            </w:tabs>
            <w:rPr>
              <w:ins w:id="25" w:author="Kachung -" w:date="2020-03-20T17:16:00Z"/>
              <w:rFonts w:asciiTheme="minorHAnsi" w:eastAsiaTheme="minorEastAsia" w:hAnsiTheme="minorHAnsi" w:cstheme="minorBidi"/>
              <w:noProof/>
              <w:lang w:val="nl-NL"/>
            </w:rPr>
          </w:pPr>
          <w:ins w:id="26" w:author="Kachung -" w:date="2020-03-20T17:16:00Z">
            <w:r w:rsidRPr="00EE178C">
              <w:rPr>
                <w:rStyle w:val="Hyperlink"/>
                <w:noProof/>
              </w:rPr>
              <w:fldChar w:fldCharType="begin"/>
            </w:r>
            <w:r w:rsidRPr="00EE178C">
              <w:rPr>
                <w:rStyle w:val="Hyperlink"/>
                <w:noProof/>
              </w:rPr>
              <w:instrText xml:space="preserve"> </w:instrText>
            </w:r>
            <w:r>
              <w:rPr>
                <w:noProof/>
              </w:rPr>
              <w:instrText>HYPERLINK \l "_Toc35617041"</w:instrText>
            </w:r>
            <w:r w:rsidRPr="00EE178C">
              <w:rPr>
                <w:rStyle w:val="Hyperlink"/>
                <w:noProof/>
              </w:rPr>
              <w:instrText xml:space="preserve"> </w:instrText>
            </w:r>
            <w:r w:rsidRPr="00EE178C">
              <w:rPr>
                <w:rStyle w:val="Hyperlink"/>
                <w:noProof/>
              </w:rPr>
            </w:r>
            <w:r w:rsidRPr="00EE178C">
              <w:rPr>
                <w:rStyle w:val="Hyperlink"/>
                <w:noProof/>
              </w:rPr>
              <w:fldChar w:fldCharType="separate"/>
            </w:r>
            <w:r w:rsidRPr="00EE178C">
              <w:rPr>
                <w:rStyle w:val="Hyperlink"/>
                <w:noProof/>
              </w:rPr>
              <w:t>3.3 Acties en bewegingen</w:t>
            </w:r>
            <w:r>
              <w:rPr>
                <w:noProof/>
                <w:webHidden/>
              </w:rPr>
              <w:tab/>
            </w:r>
            <w:r>
              <w:rPr>
                <w:noProof/>
                <w:webHidden/>
              </w:rPr>
              <w:fldChar w:fldCharType="begin"/>
            </w:r>
            <w:r>
              <w:rPr>
                <w:noProof/>
                <w:webHidden/>
              </w:rPr>
              <w:instrText xml:space="preserve"> PAGEREF _Toc35617041 \h </w:instrText>
            </w:r>
            <w:r>
              <w:rPr>
                <w:noProof/>
                <w:webHidden/>
              </w:rPr>
            </w:r>
          </w:ins>
          <w:r>
            <w:rPr>
              <w:noProof/>
              <w:webHidden/>
            </w:rPr>
            <w:fldChar w:fldCharType="separate"/>
          </w:r>
          <w:ins w:id="27" w:author="Kachung -" w:date="2020-03-20T17:16:00Z">
            <w:r>
              <w:rPr>
                <w:noProof/>
                <w:webHidden/>
              </w:rPr>
              <w:t>5</w:t>
            </w:r>
            <w:r>
              <w:rPr>
                <w:noProof/>
                <w:webHidden/>
              </w:rPr>
              <w:fldChar w:fldCharType="end"/>
            </w:r>
            <w:r w:rsidRPr="00EE178C">
              <w:rPr>
                <w:rStyle w:val="Hyperlink"/>
                <w:noProof/>
              </w:rPr>
              <w:fldChar w:fldCharType="end"/>
            </w:r>
          </w:ins>
        </w:p>
        <w:p w14:paraId="4C4350CA" w14:textId="6CBC5942" w:rsidR="00AD6C42" w:rsidRDefault="00AD6C42">
          <w:pPr>
            <w:pStyle w:val="Inhopg2"/>
            <w:tabs>
              <w:tab w:val="right" w:leader="dot" w:pos="9019"/>
            </w:tabs>
            <w:rPr>
              <w:ins w:id="28" w:author="Kachung -" w:date="2020-03-20T17:16:00Z"/>
              <w:rFonts w:asciiTheme="minorHAnsi" w:eastAsiaTheme="minorEastAsia" w:hAnsiTheme="minorHAnsi" w:cstheme="minorBidi"/>
              <w:noProof/>
              <w:lang w:val="nl-NL"/>
            </w:rPr>
          </w:pPr>
          <w:ins w:id="29" w:author="Kachung -" w:date="2020-03-20T17:16:00Z">
            <w:r w:rsidRPr="00EE178C">
              <w:rPr>
                <w:rStyle w:val="Hyperlink"/>
                <w:noProof/>
              </w:rPr>
              <w:fldChar w:fldCharType="begin"/>
            </w:r>
            <w:r w:rsidRPr="00EE178C">
              <w:rPr>
                <w:rStyle w:val="Hyperlink"/>
                <w:noProof/>
              </w:rPr>
              <w:instrText xml:space="preserve"> </w:instrText>
            </w:r>
            <w:r>
              <w:rPr>
                <w:noProof/>
              </w:rPr>
              <w:instrText>HYPERLINK \l "_Toc35617042"</w:instrText>
            </w:r>
            <w:r w:rsidRPr="00EE178C">
              <w:rPr>
                <w:rStyle w:val="Hyperlink"/>
                <w:noProof/>
              </w:rPr>
              <w:instrText xml:space="preserve"> </w:instrText>
            </w:r>
            <w:r w:rsidRPr="00EE178C">
              <w:rPr>
                <w:rStyle w:val="Hyperlink"/>
                <w:noProof/>
              </w:rPr>
            </w:r>
            <w:r w:rsidRPr="00EE178C">
              <w:rPr>
                <w:rStyle w:val="Hyperlink"/>
                <w:noProof/>
              </w:rPr>
              <w:fldChar w:fldCharType="separate"/>
            </w:r>
            <w:r w:rsidRPr="00EE178C">
              <w:rPr>
                <w:rStyle w:val="Hyperlink"/>
                <w:noProof/>
              </w:rPr>
              <w:t>3.4 Objecten</w:t>
            </w:r>
            <w:r>
              <w:rPr>
                <w:noProof/>
                <w:webHidden/>
              </w:rPr>
              <w:tab/>
            </w:r>
            <w:r>
              <w:rPr>
                <w:noProof/>
                <w:webHidden/>
              </w:rPr>
              <w:fldChar w:fldCharType="begin"/>
            </w:r>
            <w:r>
              <w:rPr>
                <w:noProof/>
                <w:webHidden/>
              </w:rPr>
              <w:instrText xml:space="preserve"> PAGEREF _Toc35617042 \h </w:instrText>
            </w:r>
            <w:r>
              <w:rPr>
                <w:noProof/>
                <w:webHidden/>
              </w:rPr>
            </w:r>
          </w:ins>
          <w:r>
            <w:rPr>
              <w:noProof/>
              <w:webHidden/>
            </w:rPr>
            <w:fldChar w:fldCharType="separate"/>
          </w:r>
          <w:ins w:id="30" w:author="Kachung -" w:date="2020-03-20T17:16:00Z">
            <w:r>
              <w:rPr>
                <w:noProof/>
                <w:webHidden/>
              </w:rPr>
              <w:t>5</w:t>
            </w:r>
            <w:r>
              <w:rPr>
                <w:noProof/>
                <w:webHidden/>
              </w:rPr>
              <w:fldChar w:fldCharType="end"/>
            </w:r>
            <w:r w:rsidRPr="00EE178C">
              <w:rPr>
                <w:rStyle w:val="Hyperlink"/>
                <w:noProof/>
              </w:rPr>
              <w:fldChar w:fldCharType="end"/>
            </w:r>
          </w:ins>
        </w:p>
        <w:p w14:paraId="4D7F45C6" w14:textId="10DD5CCE" w:rsidR="00AD6C42" w:rsidRDefault="00AD6C42">
          <w:pPr>
            <w:pStyle w:val="Inhopg3"/>
            <w:tabs>
              <w:tab w:val="right" w:leader="dot" w:pos="9019"/>
            </w:tabs>
            <w:rPr>
              <w:ins w:id="31" w:author="Kachung -" w:date="2020-03-20T17:16:00Z"/>
              <w:rFonts w:asciiTheme="minorHAnsi" w:eastAsiaTheme="minorEastAsia" w:hAnsiTheme="minorHAnsi" w:cstheme="minorBidi"/>
              <w:noProof/>
              <w:lang w:val="nl-NL"/>
            </w:rPr>
          </w:pPr>
          <w:ins w:id="32" w:author="Kachung -" w:date="2020-03-20T17:16:00Z">
            <w:r w:rsidRPr="00EE178C">
              <w:rPr>
                <w:rStyle w:val="Hyperlink"/>
                <w:noProof/>
              </w:rPr>
              <w:fldChar w:fldCharType="begin"/>
            </w:r>
            <w:r w:rsidRPr="00EE178C">
              <w:rPr>
                <w:rStyle w:val="Hyperlink"/>
                <w:noProof/>
              </w:rPr>
              <w:instrText xml:space="preserve"> </w:instrText>
            </w:r>
            <w:r>
              <w:rPr>
                <w:noProof/>
              </w:rPr>
              <w:instrText>HYPERLINK \l "_Toc35617043"</w:instrText>
            </w:r>
            <w:r w:rsidRPr="00EE178C">
              <w:rPr>
                <w:rStyle w:val="Hyperlink"/>
                <w:noProof/>
              </w:rPr>
              <w:instrText xml:space="preserve"> </w:instrText>
            </w:r>
            <w:r w:rsidRPr="00EE178C">
              <w:rPr>
                <w:rStyle w:val="Hyperlink"/>
                <w:noProof/>
              </w:rPr>
            </w:r>
            <w:r w:rsidRPr="00EE178C">
              <w:rPr>
                <w:rStyle w:val="Hyperlink"/>
                <w:noProof/>
              </w:rPr>
              <w:fldChar w:fldCharType="separate"/>
            </w:r>
            <w:r w:rsidRPr="00EE178C">
              <w:rPr>
                <w:rStyle w:val="Hyperlink"/>
                <w:noProof/>
              </w:rPr>
              <w:t>3.4.1 Bubbels</w:t>
            </w:r>
            <w:r>
              <w:rPr>
                <w:noProof/>
                <w:webHidden/>
              </w:rPr>
              <w:tab/>
            </w:r>
            <w:r>
              <w:rPr>
                <w:noProof/>
                <w:webHidden/>
              </w:rPr>
              <w:fldChar w:fldCharType="begin"/>
            </w:r>
            <w:r>
              <w:rPr>
                <w:noProof/>
                <w:webHidden/>
              </w:rPr>
              <w:instrText xml:space="preserve"> PAGEREF _Toc35617043 \h </w:instrText>
            </w:r>
            <w:r>
              <w:rPr>
                <w:noProof/>
                <w:webHidden/>
              </w:rPr>
            </w:r>
          </w:ins>
          <w:r>
            <w:rPr>
              <w:noProof/>
              <w:webHidden/>
            </w:rPr>
            <w:fldChar w:fldCharType="separate"/>
          </w:r>
          <w:ins w:id="33" w:author="Kachung -" w:date="2020-03-20T17:16:00Z">
            <w:r>
              <w:rPr>
                <w:noProof/>
                <w:webHidden/>
              </w:rPr>
              <w:t>5</w:t>
            </w:r>
            <w:r>
              <w:rPr>
                <w:noProof/>
                <w:webHidden/>
              </w:rPr>
              <w:fldChar w:fldCharType="end"/>
            </w:r>
            <w:r w:rsidRPr="00EE178C">
              <w:rPr>
                <w:rStyle w:val="Hyperlink"/>
                <w:noProof/>
              </w:rPr>
              <w:fldChar w:fldCharType="end"/>
            </w:r>
          </w:ins>
        </w:p>
        <w:p w14:paraId="26A4A874" w14:textId="20068B72" w:rsidR="00AD6C42" w:rsidRDefault="00AD6C42">
          <w:pPr>
            <w:pStyle w:val="Inhopg3"/>
            <w:tabs>
              <w:tab w:val="right" w:leader="dot" w:pos="9019"/>
            </w:tabs>
            <w:rPr>
              <w:ins w:id="34" w:author="Kachung -" w:date="2020-03-20T17:16:00Z"/>
              <w:rFonts w:asciiTheme="minorHAnsi" w:eastAsiaTheme="minorEastAsia" w:hAnsiTheme="minorHAnsi" w:cstheme="minorBidi"/>
              <w:noProof/>
              <w:lang w:val="nl-NL"/>
            </w:rPr>
          </w:pPr>
          <w:ins w:id="35" w:author="Kachung -" w:date="2020-03-20T17:16:00Z">
            <w:r w:rsidRPr="00EE178C">
              <w:rPr>
                <w:rStyle w:val="Hyperlink"/>
                <w:noProof/>
              </w:rPr>
              <w:fldChar w:fldCharType="begin"/>
            </w:r>
            <w:r w:rsidRPr="00EE178C">
              <w:rPr>
                <w:rStyle w:val="Hyperlink"/>
                <w:noProof/>
              </w:rPr>
              <w:instrText xml:space="preserve"> </w:instrText>
            </w:r>
            <w:r>
              <w:rPr>
                <w:noProof/>
              </w:rPr>
              <w:instrText>HYPERLINK \l "_Toc35617044"</w:instrText>
            </w:r>
            <w:r w:rsidRPr="00EE178C">
              <w:rPr>
                <w:rStyle w:val="Hyperlink"/>
                <w:noProof/>
              </w:rPr>
              <w:instrText xml:space="preserve"> </w:instrText>
            </w:r>
            <w:r w:rsidRPr="00EE178C">
              <w:rPr>
                <w:rStyle w:val="Hyperlink"/>
                <w:noProof/>
              </w:rPr>
            </w:r>
            <w:r w:rsidRPr="00EE178C">
              <w:rPr>
                <w:rStyle w:val="Hyperlink"/>
                <w:noProof/>
              </w:rPr>
              <w:fldChar w:fldCharType="separate"/>
            </w:r>
            <w:r w:rsidRPr="00EE178C">
              <w:rPr>
                <w:rStyle w:val="Hyperlink"/>
                <w:noProof/>
              </w:rPr>
              <w:t>3.4.2 Powerups</w:t>
            </w:r>
            <w:r>
              <w:rPr>
                <w:noProof/>
                <w:webHidden/>
              </w:rPr>
              <w:tab/>
            </w:r>
            <w:r>
              <w:rPr>
                <w:noProof/>
                <w:webHidden/>
              </w:rPr>
              <w:fldChar w:fldCharType="begin"/>
            </w:r>
            <w:r>
              <w:rPr>
                <w:noProof/>
                <w:webHidden/>
              </w:rPr>
              <w:instrText xml:space="preserve"> PAGEREF _Toc35617044 \h </w:instrText>
            </w:r>
            <w:r>
              <w:rPr>
                <w:noProof/>
                <w:webHidden/>
              </w:rPr>
            </w:r>
          </w:ins>
          <w:r>
            <w:rPr>
              <w:noProof/>
              <w:webHidden/>
            </w:rPr>
            <w:fldChar w:fldCharType="separate"/>
          </w:r>
          <w:ins w:id="36" w:author="Kachung -" w:date="2020-03-20T17:16:00Z">
            <w:r>
              <w:rPr>
                <w:noProof/>
                <w:webHidden/>
              </w:rPr>
              <w:t>6</w:t>
            </w:r>
            <w:r>
              <w:rPr>
                <w:noProof/>
                <w:webHidden/>
              </w:rPr>
              <w:fldChar w:fldCharType="end"/>
            </w:r>
            <w:r w:rsidRPr="00EE178C">
              <w:rPr>
                <w:rStyle w:val="Hyperlink"/>
                <w:noProof/>
              </w:rPr>
              <w:fldChar w:fldCharType="end"/>
            </w:r>
          </w:ins>
        </w:p>
        <w:p w14:paraId="15DF36B8" w14:textId="3A017F82" w:rsidR="00AD6C42" w:rsidRDefault="00AD6C42">
          <w:pPr>
            <w:pStyle w:val="Inhopg3"/>
            <w:tabs>
              <w:tab w:val="right" w:leader="dot" w:pos="9019"/>
            </w:tabs>
            <w:rPr>
              <w:ins w:id="37" w:author="Kachung -" w:date="2020-03-20T17:16:00Z"/>
              <w:rFonts w:asciiTheme="minorHAnsi" w:eastAsiaTheme="minorEastAsia" w:hAnsiTheme="minorHAnsi" w:cstheme="minorBidi"/>
              <w:noProof/>
              <w:lang w:val="nl-NL"/>
            </w:rPr>
          </w:pPr>
          <w:ins w:id="38" w:author="Kachung -" w:date="2020-03-20T17:16:00Z">
            <w:r w:rsidRPr="00EE178C">
              <w:rPr>
                <w:rStyle w:val="Hyperlink"/>
                <w:noProof/>
              </w:rPr>
              <w:fldChar w:fldCharType="begin"/>
            </w:r>
            <w:r w:rsidRPr="00EE178C">
              <w:rPr>
                <w:rStyle w:val="Hyperlink"/>
                <w:noProof/>
              </w:rPr>
              <w:instrText xml:space="preserve"> </w:instrText>
            </w:r>
            <w:r>
              <w:rPr>
                <w:noProof/>
              </w:rPr>
              <w:instrText>HYPERLINK \l "_Toc35617045"</w:instrText>
            </w:r>
            <w:r w:rsidRPr="00EE178C">
              <w:rPr>
                <w:rStyle w:val="Hyperlink"/>
                <w:noProof/>
              </w:rPr>
              <w:instrText xml:space="preserve"> </w:instrText>
            </w:r>
            <w:r w:rsidRPr="00EE178C">
              <w:rPr>
                <w:rStyle w:val="Hyperlink"/>
                <w:noProof/>
              </w:rPr>
            </w:r>
            <w:r w:rsidRPr="00EE178C">
              <w:rPr>
                <w:rStyle w:val="Hyperlink"/>
                <w:noProof/>
              </w:rPr>
              <w:fldChar w:fldCharType="separate"/>
            </w:r>
            <w:r w:rsidRPr="00EE178C">
              <w:rPr>
                <w:rStyle w:val="Hyperlink"/>
                <w:noProof/>
              </w:rPr>
              <w:t>3.4.3 Projectiel</w:t>
            </w:r>
            <w:r>
              <w:rPr>
                <w:noProof/>
                <w:webHidden/>
              </w:rPr>
              <w:tab/>
            </w:r>
            <w:r>
              <w:rPr>
                <w:noProof/>
                <w:webHidden/>
              </w:rPr>
              <w:fldChar w:fldCharType="begin"/>
            </w:r>
            <w:r>
              <w:rPr>
                <w:noProof/>
                <w:webHidden/>
              </w:rPr>
              <w:instrText xml:space="preserve"> PAGEREF _Toc35617045 \h </w:instrText>
            </w:r>
            <w:r>
              <w:rPr>
                <w:noProof/>
                <w:webHidden/>
              </w:rPr>
            </w:r>
          </w:ins>
          <w:r>
            <w:rPr>
              <w:noProof/>
              <w:webHidden/>
            </w:rPr>
            <w:fldChar w:fldCharType="separate"/>
          </w:r>
          <w:ins w:id="39" w:author="Kachung -" w:date="2020-03-20T17:16:00Z">
            <w:r>
              <w:rPr>
                <w:noProof/>
                <w:webHidden/>
              </w:rPr>
              <w:t>6</w:t>
            </w:r>
            <w:r>
              <w:rPr>
                <w:noProof/>
                <w:webHidden/>
              </w:rPr>
              <w:fldChar w:fldCharType="end"/>
            </w:r>
            <w:r w:rsidRPr="00EE178C">
              <w:rPr>
                <w:rStyle w:val="Hyperlink"/>
                <w:noProof/>
              </w:rPr>
              <w:fldChar w:fldCharType="end"/>
            </w:r>
          </w:ins>
        </w:p>
        <w:p w14:paraId="2F42FCBF" w14:textId="51E0CE98" w:rsidR="00AD6C42" w:rsidRDefault="00AD6C42">
          <w:pPr>
            <w:pStyle w:val="Inhopg2"/>
            <w:tabs>
              <w:tab w:val="right" w:leader="dot" w:pos="9019"/>
            </w:tabs>
            <w:rPr>
              <w:ins w:id="40" w:author="Kachung -" w:date="2020-03-20T17:16:00Z"/>
              <w:rFonts w:asciiTheme="minorHAnsi" w:eastAsiaTheme="minorEastAsia" w:hAnsiTheme="minorHAnsi" w:cstheme="minorBidi"/>
              <w:noProof/>
              <w:lang w:val="nl-NL"/>
            </w:rPr>
          </w:pPr>
          <w:ins w:id="41" w:author="Kachung -" w:date="2020-03-20T17:16:00Z">
            <w:r w:rsidRPr="00EE178C">
              <w:rPr>
                <w:rStyle w:val="Hyperlink"/>
                <w:noProof/>
              </w:rPr>
              <w:fldChar w:fldCharType="begin"/>
            </w:r>
            <w:r w:rsidRPr="00EE178C">
              <w:rPr>
                <w:rStyle w:val="Hyperlink"/>
                <w:noProof/>
              </w:rPr>
              <w:instrText xml:space="preserve"> </w:instrText>
            </w:r>
            <w:r>
              <w:rPr>
                <w:noProof/>
              </w:rPr>
              <w:instrText>HYPERLINK \l "_Toc35617046"</w:instrText>
            </w:r>
            <w:r w:rsidRPr="00EE178C">
              <w:rPr>
                <w:rStyle w:val="Hyperlink"/>
                <w:noProof/>
              </w:rPr>
              <w:instrText xml:space="preserve"> </w:instrText>
            </w:r>
            <w:r w:rsidRPr="00EE178C">
              <w:rPr>
                <w:rStyle w:val="Hyperlink"/>
                <w:noProof/>
              </w:rPr>
            </w:r>
            <w:r w:rsidRPr="00EE178C">
              <w:rPr>
                <w:rStyle w:val="Hyperlink"/>
                <w:noProof/>
              </w:rPr>
              <w:fldChar w:fldCharType="separate"/>
            </w:r>
            <w:r w:rsidRPr="00EE178C">
              <w:rPr>
                <w:rStyle w:val="Hyperlink"/>
                <w:noProof/>
              </w:rPr>
              <w:t>3.5 Overige elementen</w:t>
            </w:r>
            <w:r>
              <w:rPr>
                <w:noProof/>
                <w:webHidden/>
              </w:rPr>
              <w:tab/>
            </w:r>
            <w:r>
              <w:rPr>
                <w:noProof/>
                <w:webHidden/>
              </w:rPr>
              <w:fldChar w:fldCharType="begin"/>
            </w:r>
            <w:r>
              <w:rPr>
                <w:noProof/>
                <w:webHidden/>
              </w:rPr>
              <w:instrText xml:space="preserve"> PAGEREF _Toc35617046 \h </w:instrText>
            </w:r>
            <w:r>
              <w:rPr>
                <w:noProof/>
                <w:webHidden/>
              </w:rPr>
            </w:r>
          </w:ins>
          <w:r>
            <w:rPr>
              <w:noProof/>
              <w:webHidden/>
            </w:rPr>
            <w:fldChar w:fldCharType="separate"/>
          </w:r>
          <w:ins w:id="42" w:author="Kachung -" w:date="2020-03-20T17:16:00Z">
            <w:r>
              <w:rPr>
                <w:noProof/>
                <w:webHidden/>
              </w:rPr>
              <w:t>6</w:t>
            </w:r>
            <w:r>
              <w:rPr>
                <w:noProof/>
                <w:webHidden/>
              </w:rPr>
              <w:fldChar w:fldCharType="end"/>
            </w:r>
            <w:r w:rsidRPr="00EE178C">
              <w:rPr>
                <w:rStyle w:val="Hyperlink"/>
                <w:noProof/>
              </w:rPr>
              <w:fldChar w:fldCharType="end"/>
            </w:r>
          </w:ins>
        </w:p>
        <w:p w14:paraId="37E7054D" w14:textId="186F5659" w:rsidR="00AD6C42" w:rsidRDefault="00AD6C42">
          <w:pPr>
            <w:pStyle w:val="Inhopg3"/>
            <w:tabs>
              <w:tab w:val="right" w:leader="dot" w:pos="9019"/>
            </w:tabs>
            <w:rPr>
              <w:ins w:id="43" w:author="Kachung -" w:date="2020-03-20T17:16:00Z"/>
              <w:rFonts w:asciiTheme="minorHAnsi" w:eastAsiaTheme="minorEastAsia" w:hAnsiTheme="minorHAnsi" w:cstheme="minorBidi"/>
              <w:noProof/>
              <w:lang w:val="nl-NL"/>
            </w:rPr>
          </w:pPr>
          <w:ins w:id="44" w:author="Kachung -" w:date="2020-03-20T17:16:00Z">
            <w:r w:rsidRPr="00EE178C">
              <w:rPr>
                <w:rStyle w:val="Hyperlink"/>
                <w:noProof/>
              </w:rPr>
              <w:fldChar w:fldCharType="begin"/>
            </w:r>
            <w:r w:rsidRPr="00EE178C">
              <w:rPr>
                <w:rStyle w:val="Hyperlink"/>
                <w:noProof/>
              </w:rPr>
              <w:instrText xml:space="preserve"> </w:instrText>
            </w:r>
            <w:r>
              <w:rPr>
                <w:noProof/>
              </w:rPr>
              <w:instrText>HYPERLINK \l "_Toc35617047"</w:instrText>
            </w:r>
            <w:r w:rsidRPr="00EE178C">
              <w:rPr>
                <w:rStyle w:val="Hyperlink"/>
                <w:noProof/>
              </w:rPr>
              <w:instrText xml:space="preserve"> </w:instrText>
            </w:r>
            <w:r w:rsidRPr="00EE178C">
              <w:rPr>
                <w:rStyle w:val="Hyperlink"/>
                <w:noProof/>
              </w:rPr>
            </w:r>
            <w:r w:rsidRPr="00EE178C">
              <w:rPr>
                <w:rStyle w:val="Hyperlink"/>
                <w:noProof/>
              </w:rPr>
              <w:fldChar w:fldCharType="separate"/>
            </w:r>
            <w:r w:rsidRPr="00EE178C">
              <w:rPr>
                <w:rStyle w:val="Hyperlink"/>
                <w:noProof/>
              </w:rPr>
              <w:t>3.5.1 Score</w:t>
            </w:r>
            <w:r>
              <w:rPr>
                <w:noProof/>
                <w:webHidden/>
              </w:rPr>
              <w:tab/>
            </w:r>
            <w:r>
              <w:rPr>
                <w:noProof/>
                <w:webHidden/>
              </w:rPr>
              <w:fldChar w:fldCharType="begin"/>
            </w:r>
            <w:r>
              <w:rPr>
                <w:noProof/>
                <w:webHidden/>
              </w:rPr>
              <w:instrText xml:space="preserve"> PAGEREF _Toc35617047 \h </w:instrText>
            </w:r>
            <w:r>
              <w:rPr>
                <w:noProof/>
                <w:webHidden/>
              </w:rPr>
            </w:r>
          </w:ins>
          <w:r>
            <w:rPr>
              <w:noProof/>
              <w:webHidden/>
            </w:rPr>
            <w:fldChar w:fldCharType="separate"/>
          </w:r>
          <w:ins w:id="45" w:author="Kachung -" w:date="2020-03-20T17:16:00Z">
            <w:r>
              <w:rPr>
                <w:noProof/>
                <w:webHidden/>
              </w:rPr>
              <w:t>6</w:t>
            </w:r>
            <w:r>
              <w:rPr>
                <w:noProof/>
                <w:webHidden/>
              </w:rPr>
              <w:fldChar w:fldCharType="end"/>
            </w:r>
            <w:r w:rsidRPr="00EE178C">
              <w:rPr>
                <w:rStyle w:val="Hyperlink"/>
                <w:noProof/>
              </w:rPr>
              <w:fldChar w:fldCharType="end"/>
            </w:r>
          </w:ins>
        </w:p>
        <w:p w14:paraId="34C3339D" w14:textId="16A8023E" w:rsidR="00AD6C42" w:rsidRDefault="00AD6C42">
          <w:pPr>
            <w:pStyle w:val="Inhopg3"/>
            <w:tabs>
              <w:tab w:val="right" w:leader="dot" w:pos="9019"/>
            </w:tabs>
            <w:rPr>
              <w:ins w:id="46" w:author="Kachung -" w:date="2020-03-20T17:16:00Z"/>
              <w:rFonts w:asciiTheme="minorHAnsi" w:eastAsiaTheme="minorEastAsia" w:hAnsiTheme="minorHAnsi" w:cstheme="minorBidi"/>
              <w:noProof/>
              <w:lang w:val="nl-NL"/>
            </w:rPr>
          </w:pPr>
          <w:ins w:id="47" w:author="Kachung -" w:date="2020-03-20T17:16:00Z">
            <w:r w:rsidRPr="00EE178C">
              <w:rPr>
                <w:rStyle w:val="Hyperlink"/>
                <w:noProof/>
              </w:rPr>
              <w:fldChar w:fldCharType="begin"/>
            </w:r>
            <w:r w:rsidRPr="00EE178C">
              <w:rPr>
                <w:rStyle w:val="Hyperlink"/>
                <w:noProof/>
              </w:rPr>
              <w:instrText xml:space="preserve"> </w:instrText>
            </w:r>
            <w:r>
              <w:rPr>
                <w:noProof/>
              </w:rPr>
              <w:instrText>HYPERLINK \l "_Toc35617048"</w:instrText>
            </w:r>
            <w:r w:rsidRPr="00EE178C">
              <w:rPr>
                <w:rStyle w:val="Hyperlink"/>
                <w:noProof/>
              </w:rPr>
              <w:instrText xml:space="preserve"> </w:instrText>
            </w:r>
            <w:r w:rsidRPr="00EE178C">
              <w:rPr>
                <w:rStyle w:val="Hyperlink"/>
                <w:noProof/>
              </w:rPr>
            </w:r>
            <w:r w:rsidRPr="00EE178C">
              <w:rPr>
                <w:rStyle w:val="Hyperlink"/>
                <w:noProof/>
              </w:rPr>
              <w:fldChar w:fldCharType="separate"/>
            </w:r>
            <w:r w:rsidRPr="00EE178C">
              <w:rPr>
                <w:rStyle w:val="Hyperlink"/>
                <w:noProof/>
              </w:rPr>
              <w:t>3.5.2 Level</w:t>
            </w:r>
            <w:r>
              <w:rPr>
                <w:noProof/>
                <w:webHidden/>
              </w:rPr>
              <w:tab/>
            </w:r>
            <w:r>
              <w:rPr>
                <w:noProof/>
                <w:webHidden/>
              </w:rPr>
              <w:fldChar w:fldCharType="begin"/>
            </w:r>
            <w:r>
              <w:rPr>
                <w:noProof/>
                <w:webHidden/>
              </w:rPr>
              <w:instrText xml:space="preserve"> PAGEREF _Toc35617048 \h </w:instrText>
            </w:r>
            <w:r>
              <w:rPr>
                <w:noProof/>
                <w:webHidden/>
              </w:rPr>
            </w:r>
          </w:ins>
          <w:r>
            <w:rPr>
              <w:noProof/>
              <w:webHidden/>
            </w:rPr>
            <w:fldChar w:fldCharType="separate"/>
          </w:r>
          <w:ins w:id="48" w:author="Kachung -" w:date="2020-03-20T17:16:00Z">
            <w:r>
              <w:rPr>
                <w:noProof/>
                <w:webHidden/>
              </w:rPr>
              <w:t>6</w:t>
            </w:r>
            <w:r>
              <w:rPr>
                <w:noProof/>
                <w:webHidden/>
              </w:rPr>
              <w:fldChar w:fldCharType="end"/>
            </w:r>
            <w:r w:rsidRPr="00EE178C">
              <w:rPr>
                <w:rStyle w:val="Hyperlink"/>
                <w:noProof/>
              </w:rPr>
              <w:fldChar w:fldCharType="end"/>
            </w:r>
          </w:ins>
        </w:p>
        <w:p w14:paraId="3F9FE34E" w14:textId="20A16B06" w:rsidR="00AD6C42" w:rsidRDefault="00AD6C42">
          <w:pPr>
            <w:pStyle w:val="Inhopg3"/>
            <w:tabs>
              <w:tab w:val="right" w:leader="dot" w:pos="9019"/>
            </w:tabs>
            <w:rPr>
              <w:ins w:id="49" w:author="Kachung -" w:date="2020-03-20T17:16:00Z"/>
              <w:rFonts w:asciiTheme="minorHAnsi" w:eastAsiaTheme="minorEastAsia" w:hAnsiTheme="minorHAnsi" w:cstheme="minorBidi"/>
              <w:noProof/>
              <w:lang w:val="nl-NL"/>
            </w:rPr>
          </w:pPr>
          <w:ins w:id="50" w:author="Kachung -" w:date="2020-03-20T17:16:00Z">
            <w:r w:rsidRPr="00EE178C">
              <w:rPr>
                <w:rStyle w:val="Hyperlink"/>
                <w:noProof/>
              </w:rPr>
              <w:fldChar w:fldCharType="begin"/>
            </w:r>
            <w:r w:rsidRPr="00EE178C">
              <w:rPr>
                <w:rStyle w:val="Hyperlink"/>
                <w:noProof/>
              </w:rPr>
              <w:instrText xml:space="preserve"> </w:instrText>
            </w:r>
            <w:r>
              <w:rPr>
                <w:noProof/>
              </w:rPr>
              <w:instrText>HYPERLINK \l "_Toc35617049"</w:instrText>
            </w:r>
            <w:r w:rsidRPr="00EE178C">
              <w:rPr>
                <w:rStyle w:val="Hyperlink"/>
                <w:noProof/>
              </w:rPr>
              <w:instrText xml:space="preserve"> </w:instrText>
            </w:r>
            <w:r w:rsidRPr="00EE178C">
              <w:rPr>
                <w:rStyle w:val="Hyperlink"/>
                <w:noProof/>
              </w:rPr>
            </w:r>
            <w:r w:rsidRPr="00EE178C">
              <w:rPr>
                <w:rStyle w:val="Hyperlink"/>
                <w:noProof/>
              </w:rPr>
              <w:fldChar w:fldCharType="separate"/>
            </w:r>
            <w:r w:rsidRPr="00EE178C">
              <w:rPr>
                <w:rStyle w:val="Hyperlink"/>
                <w:noProof/>
              </w:rPr>
              <w:t>3.5.3 Levens</w:t>
            </w:r>
            <w:r>
              <w:rPr>
                <w:noProof/>
                <w:webHidden/>
              </w:rPr>
              <w:tab/>
            </w:r>
            <w:r>
              <w:rPr>
                <w:noProof/>
                <w:webHidden/>
              </w:rPr>
              <w:fldChar w:fldCharType="begin"/>
            </w:r>
            <w:r>
              <w:rPr>
                <w:noProof/>
                <w:webHidden/>
              </w:rPr>
              <w:instrText xml:space="preserve"> PAGEREF _Toc35617049 \h </w:instrText>
            </w:r>
            <w:r>
              <w:rPr>
                <w:noProof/>
                <w:webHidden/>
              </w:rPr>
            </w:r>
          </w:ins>
          <w:r>
            <w:rPr>
              <w:noProof/>
              <w:webHidden/>
            </w:rPr>
            <w:fldChar w:fldCharType="separate"/>
          </w:r>
          <w:ins w:id="51" w:author="Kachung -" w:date="2020-03-20T17:16:00Z">
            <w:r>
              <w:rPr>
                <w:noProof/>
                <w:webHidden/>
              </w:rPr>
              <w:t>7</w:t>
            </w:r>
            <w:r>
              <w:rPr>
                <w:noProof/>
                <w:webHidden/>
              </w:rPr>
              <w:fldChar w:fldCharType="end"/>
            </w:r>
            <w:r w:rsidRPr="00EE178C">
              <w:rPr>
                <w:rStyle w:val="Hyperlink"/>
                <w:noProof/>
              </w:rPr>
              <w:fldChar w:fldCharType="end"/>
            </w:r>
          </w:ins>
        </w:p>
        <w:p w14:paraId="73DFF5EF" w14:textId="380923BF" w:rsidR="00AD6C42" w:rsidRDefault="00AD6C42">
          <w:pPr>
            <w:pStyle w:val="Inhopg3"/>
            <w:tabs>
              <w:tab w:val="right" w:leader="dot" w:pos="9019"/>
            </w:tabs>
            <w:rPr>
              <w:ins w:id="52" w:author="Kachung -" w:date="2020-03-20T17:16:00Z"/>
              <w:rFonts w:asciiTheme="minorHAnsi" w:eastAsiaTheme="minorEastAsia" w:hAnsiTheme="minorHAnsi" w:cstheme="minorBidi"/>
              <w:noProof/>
              <w:lang w:val="nl-NL"/>
            </w:rPr>
          </w:pPr>
          <w:ins w:id="53" w:author="Kachung -" w:date="2020-03-20T17:16:00Z">
            <w:r w:rsidRPr="00EE178C">
              <w:rPr>
                <w:rStyle w:val="Hyperlink"/>
                <w:noProof/>
              </w:rPr>
              <w:fldChar w:fldCharType="begin"/>
            </w:r>
            <w:r w:rsidRPr="00EE178C">
              <w:rPr>
                <w:rStyle w:val="Hyperlink"/>
                <w:noProof/>
              </w:rPr>
              <w:instrText xml:space="preserve"> </w:instrText>
            </w:r>
            <w:r>
              <w:rPr>
                <w:noProof/>
              </w:rPr>
              <w:instrText>HYPERLINK \l "_Toc35617050"</w:instrText>
            </w:r>
            <w:r w:rsidRPr="00EE178C">
              <w:rPr>
                <w:rStyle w:val="Hyperlink"/>
                <w:noProof/>
              </w:rPr>
              <w:instrText xml:space="preserve"> </w:instrText>
            </w:r>
            <w:r w:rsidRPr="00EE178C">
              <w:rPr>
                <w:rStyle w:val="Hyperlink"/>
                <w:noProof/>
              </w:rPr>
            </w:r>
            <w:r w:rsidRPr="00EE178C">
              <w:rPr>
                <w:rStyle w:val="Hyperlink"/>
                <w:noProof/>
              </w:rPr>
              <w:fldChar w:fldCharType="separate"/>
            </w:r>
            <w:r w:rsidRPr="00EE178C">
              <w:rPr>
                <w:rStyle w:val="Hyperlink"/>
                <w:noProof/>
              </w:rPr>
              <w:t>3.5.4 Timer</w:t>
            </w:r>
            <w:r>
              <w:rPr>
                <w:noProof/>
                <w:webHidden/>
              </w:rPr>
              <w:tab/>
            </w:r>
            <w:r>
              <w:rPr>
                <w:noProof/>
                <w:webHidden/>
              </w:rPr>
              <w:fldChar w:fldCharType="begin"/>
            </w:r>
            <w:r>
              <w:rPr>
                <w:noProof/>
                <w:webHidden/>
              </w:rPr>
              <w:instrText xml:space="preserve"> PAGEREF _Toc35617050 \h </w:instrText>
            </w:r>
            <w:r>
              <w:rPr>
                <w:noProof/>
                <w:webHidden/>
              </w:rPr>
            </w:r>
          </w:ins>
          <w:r>
            <w:rPr>
              <w:noProof/>
              <w:webHidden/>
            </w:rPr>
            <w:fldChar w:fldCharType="separate"/>
          </w:r>
          <w:ins w:id="54" w:author="Kachung -" w:date="2020-03-20T17:16:00Z">
            <w:r>
              <w:rPr>
                <w:noProof/>
                <w:webHidden/>
              </w:rPr>
              <w:t>7</w:t>
            </w:r>
            <w:r>
              <w:rPr>
                <w:noProof/>
                <w:webHidden/>
              </w:rPr>
              <w:fldChar w:fldCharType="end"/>
            </w:r>
            <w:r w:rsidRPr="00EE178C">
              <w:rPr>
                <w:rStyle w:val="Hyperlink"/>
                <w:noProof/>
              </w:rPr>
              <w:fldChar w:fldCharType="end"/>
            </w:r>
          </w:ins>
        </w:p>
        <w:p w14:paraId="71EAC06A" w14:textId="569A0888" w:rsidR="00AD6C42" w:rsidRDefault="00AD6C42">
          <w:pPr>
            <w:pStyle w:val="Inhopg1"/>
            <w:tabs>
              <w:tab w:val="right" w:leader="dot" w:pos="9019"/>
            </w:tabs>
            <w:rPr>
              <w:ins w:id="55" w:author="Kachung -" w:date="2020-03-20T17:16:00Z"/>
              <w:rFonts w:asciiTheme="minorHAnsi" w:eastAsiaTheme="minorEastAsia" w:hAnsiTheme="minorHAnsi" w:cstheme="minorBidi"/>
              <w:noProof/>
              <w:lang w:val="nl-NL"/>
            </w:rPr>
          </w:pPr>
          <w:ins w:id="56" w:author="Kachung -" w:date="2020-03-20T17:16:00Z">
            <w:r w:rsidRPr="00EE178C">
              <w:rPr>
                <w:rStyle w:val="Hyperlink"/>
                <w:noProof/>
              </w:rPr>
              <w:fldChar w:fldCharType="begin"/>
            </w:r>
            <w:r w:rsidRPr="00EE178C">
              <w:rPr>
                <w:rStyle w:val="Hyperlink"/>
                <w:noProof/>
              </w:rPr>
              <w:instrText xml:space="preserve"> </w:instrText>
            </w:r>
            <w:r>
              <w:rPr>
                <w:noProof/>
              </w:rPr>
              <w:instrText>HYPERLINK \l "_Toc35617051"</w:instrText>
            </w:r>
            <w:r w:rsidRPr="00EE178C">
              <w:rPr>
                <w:rStyle w:val="Hyperlink"/>
                <w:noProof/>
              </w:rPr>
              <w:instrText xml:space="preserve"> </w:instrText>
            </w:r>
            <w:r w:rsidRPr="00EE178C">
              <w:rPr>
                <w:rStyle w:val="Hyperlink"/>
                <w:noProof/>
              </w:rPr>
            </w:r>
            <w:r w:rsidRPr="00EE178C">
              <w:rPr>
                <w:rStyle w:val="Hyperlink"/>
                <w:noProof/>
              </w:rPr>
              <w:fldChar w:fldCharType="separate"/>
            </w:r>
            <w:r w:rsidRPr="00EE178C">
              <w:rPr>
                <w:rStyle w:val="Hyperlink"/>
                <w:noProof/>
              </w:rPr>
              <w:t>4. Schermen/werking spel</w:t>
            </w:r>
            <w:r>
              <w:rPr>
                <w:noProof/>
                <w:webHidden/>
              </w:rPr>
              <w:tab/>
            </w:r>
            <w:r>
              <w:rPr>
                <w:noProof/>
                <w:webHidden/>
              </w:rPr>
              <w:fldChar w:fldCharType="begin"/>
            </w:r>
            <w:r>
              <w:rPr>
                <w:noProof/>
                <w:webHidden/>
              </w:rPr>
              <w:instrText xml:space="preserve"> PAGEREF _Toc35617051 \h </w:instrText>
            </w:r>
            <w:r>
              <w:rPr>
                <w:noProof/>
                <w:webHidden/>
              </w:rPr>
            </w:r>
          </w:ins>
          <w:r>
            <w:rPr>
              <w:noProof/>
              <w:webHidden/>
            </w:rPr>
            <w:fldChar w:fldCharType="separate"/>
          </w:r>
          <w:ins w:id="57" w:author="Kachung -" w:date="2020-03-20T17:16:00Z">
            <w:r>
              <w:rPr>
                <w:noProof/>
                <w:webHidden/>
              </w:rPr>
              <w:t>8</w:t>
            </w:r>
            <w:r>
              <w:rPr>
                <w:noProof/>
                <w:webHidden/>
              </w:rPr>
              <w:fldChar w:fldCharType="end"/>
            </w:r>
            <w:r w:rsidRPr="00EE178C">
              <w:rPr>
                <w:rStyle w:val="Hyperlink"/>
                <w:noProof/>
              </w:rPr>
              <w:fldChar w:fldCharType="end"/>
            </w:r>
          </w:ins>
        </w:p>
        <w:p w14:paraId="55E4A69B" w14:textId="092DC7DE" w:rsidR="00AD6C42" w:rsidRDefault="00AD6C42">
          <w:pPr>
            <w:pStyle w:val="Inhopg2"/>
            <w:tabs>
              <w:tab w:val="right" w:leader="dot" w:pos="9019"/>
            </w:tabs>
            <w:rPr>
              <w:ins w:id="58" w:author="Kachung -" w:date="2020-03-20T17:16:00Z"/>
              <w:rFonts w:asciiTheme="minorHAnsi" w:eastAsiaTheme="minorEastAsia" w:hAnsiTheme="minorHAnsi" w:cstheme="minorBidi"/>
              <w:noProof/>
              <w:lang w:val="nl-NL"/>
            </w:rPr>
          </w:pPr>
          <w:ins w:id="59" w:author="Kachung -" w:date="2020-03-20T17:16:00Z">
            <w:r w:rsidRPr="00EE178C">
              <w:rPr>
                <w:rStyle w:val="Hyperlink"/>
                <w:noProof/>
              </w:rPr>
              <w:fldChar w:fldCharType="begin"/>
            </w:r>
            <w:r w:rsidRPr="00EE178C">
              <w:rPr>
                <w:rStyle w:val="Hyperlink"/>
                <w:noProof/>
              </w:rPr>
              <w:instrText xml:space="preserve"> </w:instrText>
            </w:r>
            <w:r>
              <w:rPr>
                <w:noProof/>
              </w:rPr>
              <w:instrText>HYPERLINK \l "_Toc35617052"</w:instrText>
            </w:r>
            <w:r w:rsidRPr="00EE178C">
              <w:rPr>
                <w:rStyle w:val="Hyperlink"/>
                <w:noProof/>
              </w:rPr>
              <w:instrText xml:space="preserve"> </w:instrText>
            </w:r>
            <w:r w:rsidRPr="00EE178C">
              <w:rPr>
                <w:rStyle w:val="Hyperlink"/>
                <w:noProof/>
              </w:rPr>
            </w:r>
            <w:r w:rsidRPr="00EE178C">
              <w:rPr>
                <w:rStyle w:val="Hyperlink"/>
                <w:noProof/>
              </w:rPr>
              <w:fldChar w:fldCharType="separate"/>
            </w:r>
            <w:r w:rsidRPr="00EE178C">
              <w:rPr>
                <w:rStyle w:val="Hyperlink"/>
                <w:noProof/>
              </w:rPr>
              <w:t>4.1 Inleiding</w:t>
            </w:r>
            <w:r>
              <w:rPr>
                <w:noProof/>
                <w:webHidden/>
              </w:rPr>
              <w:tab/>
            </w:r>
            <w:r>
              <w:rPr>
                <w:noProof/>
                <w:webHidden/>
              </w:rPr>
              <w:fldChar w:fldCharType="begin"/>
            </w:r>
            <w:r>
              <w:rPr>
                <w:noProof/>
                <w:webHidden/>
              </w:rPr>
              <w:instrText xml:space="preserve"> PAGEREF _Toc35617052 \h </w:instrText>
            </w:r>
            <w:r>
              <w:rPr>
                <w:noProof/>
                <w:webHidden/>
              </w:rPr>
            </w:r>
          </w:ins>
          <w:r>
            <w:rPr>
              <w:noProof/>
              <w:webHidden/>
            </w:rPr>
            <w:fldChar w:fldCharType="separate"/>
          </w:r>
          <w:ins w:id="60" w:author="Kachung -" w:date="2020-03-20T17:16:00Z">
            <w:r>
              <w:rPr>
                <w:noProof/>
                <w:webHidden/>
              </w:rPr>
              <w:t>8</w:t>
            </w:r>
            <w:r>
              <w:rPr>
                <w:noProof/>
                <w:webHidden/>
              </w:rPr>
              <w:fldChar w:fldCharType="end"/>
            </w:r>
            <w:r w:rsidRPr="00EE178C">
              <w:rPr>
                <w:rStyle w:val="Hyperlink"/>
                <w:noProof/>
              </w:rPr>
              <w:fldChar w:fldCharType="end"/>
            </w:r>
          </w:ins>
        </w:p>
        <w:p w14:paraId="3FD86B24" w14:textId="3116A366" w:rsidR="00AD6C42" w:rsidRDefault="00AD6C42">
          <w:pPr>
            <w:pStyle w:val="Inhopg2"/>
            <w:tabs>
              <w:tab w:val="right" w:leader="dot" w:pos="9019"/>
            </w:tabs>
            <w:rPr>
              <w:ins w:id="61" w:author="Kachung -" w:date="2020-03-20T17:16:00Z"/>
              <w:rFonts w:asciiTheme="minorHAnsi" w:eastAsiaTheme="minorEastAsia" w:hAnsiTheme="minorHAnsi" w:cstheme="minorBidi"/>
              <w:noProof/>
              <w:lang w:val="nl-NL"/>
            </w:rPr>
          </w:pPr>
          <w:ins w:id="62" w:author="Kachung -" w:date="2020-03-20T17:16:00Z">
            <w:r w:rsidRPr="00EE178C">
              <w:rPr>
                <w:rStyle w:val="Hyperlink"/>
                <w:noProof/>
              </w:rPr>
              <w:fldChar w:fldCharType="begin"/>
            </w:r>
            <w:r w:rsidRPr="00EE178C">
              <w:rPr>
                <w:rStyle w:val="Hyperlink"/>
                <w:noProof/>
              </w:rPr>
              <w:instrText xml:space="preserve"> </w:instrText>
            </w:r>
            <w:r>
              <w:rPr>
                <w:noProof/>
              </w:rPr>
              <w:instrText>HYPERLINK \l "_Toc35617053"</w:instrText>
            </w:r>
            <w:r w:rsidRPr="00EE178C">
              <w:rPr>
                <w:rStyle w:val="Hyperlink"/>
                <w:noProof/>
              </w:rPr>
              <w:instrText xml:space="preserve"> </w:instrText>
            </w:r>
            <w:r w:rsidRPr="00EE178C">
              <w:rPr>
                <w:rStyle w:val="Hyperlink"/>
                <w:noProof/>
              </w:rPr>
            </w:r>
            <w:r w:rsidRPr="00EE178C">
              <w:rPr>
                <w:rStyle w:val="Hyperlink"/>
                <w:noProof/>
              </w:rPr>
              <w:fldChar w:fldCharType="separate"/>
            </w:r>
            <w:r w:rsidRPr="00EE178C">
              <w:rPr>
                <w:rStyle w:val="Hyperlink"/>
                <w:noProof/>
                <w:lang w:val="en-US"/>
              </w:rPr>
              <w:t>4.2 Beginscherm</w:t>
            </w:r>
            <w:r>
              <w:rPr>
                <w:noProof/>
                <w:webHidden/>
              </w:rPr>
              <w:tab/>
            </w:r>
            <w:r>
              <w:rPr>
                <w:noProof/>
                <w:webHidden/>
              </w:rPr>
              <w:fldChar w:fldCharType="begin"/>
            </w:r>
            <w:r>
              <w:rPr>
                <w:noProof/>
                <w:webHidden/>
              </w:rPr>
              <w:instrText xml:space="preserve"> PAGEREF _Toc35617053 \h </w:instrText>
            </w:r>
            <w:r>
              <w:rPr>
                <w:noProof/>
                <w:webHidden/>
              </w:rPr>
            </w:r>
          </w:ins>
          <w:r>
            <w:rPr>
              <w:noProof/>
              <w:webHidden/>
            </w:rPr>
            <w:fldChar w:fldCharType="separate"/>
          </w:r>
          <w:ins w:id="63" w:author="Kachung -" w:date="2020-03-20T17:16:00Z">
            <w:r>
              <w:rPr>
                <w:noProof/>
                <w:webHidden/>
              </w:rPr>
              <w:t>8</w:t>
            </w:r>
            <w:r>
              <w:rPr>
                <w:noProof/>
                <w:webHidden/>
              </w:rPr>
              <w:fldChar w:fldCharType="end"/>
            </w:r>
            <w:r w:rsidRPr="00EE178C">
              <w:rPr>
                <w:rStyle w:val="Hyperlink"/>
                <w:noProof/>
              </w:rPr>
              <w:fldChar w:fldCharType="end"/>
            </w:r>
          </w:ins>
        </w:p>
        <w:p w14:paraId="6C930DF4" w14:textId="5BF906D1" w:rsidR="00AD6C42" w:rsidRDefault="00AD6C42">
          <w:pPr>
            <w:pStyle w:val="Inhopg2"/>
            <w:tabs>
              <w:tab w:val="right" w:leader="dot" w:pos="9019"/>
            </w:tabs>
            <w:rPr>
              <w:ins w:id="64" w:author="Kachung -" w:date="2020-03-20T17:16:00Z"/>
              <w:rFonts w:asciiTheme="minorHAnsi" w:eastAsiaTheme="minorEastAsia" w:hAnsiTheme="minorHAnsi" w:cstheme="minorBidi"/>
              <w:noProof/>
              <w:lang w:val="nl-NL"/>
            </w:rPr>
          </w:pPr>
          <w:ins w:id="65" w:author="Kachung -" w:date="2020-03-20T17:16:00Z">
            <w:r w:rsidRPr="00EE178C">
              <w:rPr>
                <w:rStyle w:val="Hyperlink"/>
                <w:noProof/>
              </w:rPr>
              <w:fldChar w:fldCharType="begin"/>
            </w:r>
            <w:r w:rsidRPr="00EE178C">
              <w:rPr>
                <w:rStyle w:val="Hyperlink"/>
                <w:noProof/>
              </w:rPr>
              <w:instrText xml:space="preserve"> </w:instrText>
            </w:r>
            <w:r>
              <w:rPr>
                <w:noProof/>
              </w:rPr>
              <w:instrText>HYPERLINK \l "_Toc35617054"</w:instrText>
            </w:r>
            <w:r w:rsidRPr="00EE178C">
              <w:rPr>
                <w:rStyle w:val="Hyperlink"/>
                <w:noProof/>
              </w:rPr>
              <w:instrText xml:space="preserve"> </w:instrText>
            </w:r>
            <w:r w:rsidRPr="00EE178C">
              <w:rPr>
                <w:rStyle w:val="Hyperlink"/>
                <w:noProof/>
              </w:rPr>
            </w:r>
            <w:r w:rsidRPr="00EE178C">
              <w:rPr>
                <w:rStyle w:val="Hyperlink"/>
                <w:noProof/>
              </w:rPr>
              <w:fldChar w:fldCharType="separate"/>
            </w:r>
            <w:r w:rsidRPr="00EE178C">
              <w:rPr>
                <w:rStyle w:val="Hyperlink"/>
                <w:noProof/>
              </w:rPr>
              <w:t>4.3 Speelscherm</w:t>
            </w:r>
            <w:r>
              <w:rPr>
                <w:noProof/>
                <w:webHidden/>
              </w:rPr>
              <w:tab/>
            </w:r>
            <w:r>
              <w:rPr>
                <w:noProof/>
                <w:webHidden/>
              </w:rPr>
              <w:fldChar w:fldCharType="begin"/>
            </w:r>
            <w:r>
              <w:rPr>
                <w:noProof/>
                <w:webHidden/>
              </w:rPr>
              <w:instrText xml:space="preserve"> PAGEREF _Toc35617054 \h </w:instrText>
            </w:r>
            <w:r>
              <w:rPr>
                <w:noProof/>
                <w:webHidden/>
              </w:rPr>
            </w:r>
          </w:ins>
          <w:r>
            <w:rPr>
              <w:noProof/>
              <w:webHidden/>
            </w:rPr>
            <w:fldChar w:fldCharType="separate"/>
          </w:r>
          <w:ins w:id="66" w:author="Kachung -" w:date="2020-03-20T17:16:00Z">
            <w:r>
              <w:rPr>
                <w:noProof/>
                <w:webHidden/>
              </w:rPr>
              <w:t>9</w:t>
            </w:r>
            <w:r>
              <w:rPr>
                <w:noProof/>
                <w:webHidden/>
              </w:rPr>
              <w:fldChar w:fldCharType="end"/>
            </w:r>
            <w:r w:rsidRPr="00EE178C">
              <w:rPr>
                <w:rStyle w:val="Hyperlink"/>
                <w:noProof/>
              </w:rPr>
              <w:fldChar w:fldCharType="end"/>
            </w:r>
          </w:ins>
        </w:p>
        <w:p w14:paraId="608B4D96" w14:textId="66340289" w:rsidR="00AD6C42" w:rsidRDefault="00AD6C42">
          <w:pPr>
            <w:pStyle w:val="Inhopg2"/>
            <w:tabs>
              <w:tab w:val="right" w:leader="dot" w:pos="9019"/>
            </w:tabs>
            <w:rPr>
              <w:ins w:id="67" w:author="Kachung -" w:date="2020-03-20T17:16:00Z"/>
              <w:rFonts w:asciiTheme="minorHAnsi" w:eastAsiaTheme="minorEastAsia" w:hAnsiTheme="minorHAnsi" w:cstheme="minorBidi"/>
              <w:noProof/>
              <w:lang w:val="nl-NL"/>
            </w:rPr>
          </w:pPr>
          <w:ins w:id="68" w:author="Kachung -" w:date="2020-03-20T17:16:00Z">
            <w:r w:rsidRPr="00EE178C">
              <w:rPr>
                <w:rStyle w:val="Hyperlink"/>
                <w:noProof/>
              </w:rPr>
              <w:fldChar w:fldCharType="begin"/>
            </w:r>
            <w:r w:rsidRPr="00EE178C">
              <w:rPr>
                <w:rStyle w:val="Hyperlink"/>
                <w:noProof/>
              </w:rPr>
              <w:instrText xml:space="preserve"> </w:instrText>
            </w:r>
            <w:r>
              <w:rPr>
                <w:noProof/>
              </w:rPr>
              <w:instrText>HYPERLINK \l "_Toc35617055"</w:instrText>
            </w:r>
            <w:r w:rsidRPr="00EE178C">
              <w:rPr>
                <w:rStyle w:val="Hyperlink"/>
                <w:noProof/>
              </w:rPr>
              <w:instrText xml:space="preserve"> </w:instrText>
            </w:r>
            <w:r w:rsidRPr="00EE178C">
              <w:rPr>
                <w:rStyle w:val="Hyperlink"/>
                <w:noProof/>
              </w:rPr>
            </w:r>
            <w:r w:rsidRPr="00EE178C">
              <w:rPr>
                <w:rStyle w:val="Hyperlink"/>
                <w:noProof/>
              </w:rPr>
              <w:fldChar w:fldCharType="separate"/>
            </w:r>
            <w:r w:rsidRPr="00EE178C">
              <w:rPr>
                <w:rStyle w:val="Hyperlink"/>
                <w:noProof/>
              </w:rPr>
              <w:t>4.4 Eindscherm</w:t>
            </w:r>
            <w:r>
              <w:rPr>
                <w:noProof/>
                <w:webHidden/>
              </w:rPr>
              <w:tab/>
            </w:r>
            <w:r>
              <w:rPr>
                <w:noProof/>
                <w:webHidden/>
              </w:rPr>
              <w:fldChar w:fldCharType="begin"/>
            </w:r>
            <w:r>
              <w:rPr>
                <w:noProof/>
                <w:webHidden/>
              </w:rPr>
              <w:instrText xml:space="preserve"> PAGEREF _Toc35617055 \h </w:instrText>
            </w:r>
            <w:r>
              <w:rPr>
                <w:noProof/>
                <w:webHidden/>
              </w:rPr>
            </w:r>
          </w:ins>
          <w:r>
            <w:rPr>
              <w:noProof/>
              <w:webHidden/>
            </w:rPr>
            <w:fldChar w:fldCharType="separate"/>
          </w:r>
          <w:ins w:id="69" w:author="Kachung -" w:date="2020-03-20T17:16:00Z">
            <w:r>
              <w:rPr>
                <w:noProof/>
                <w:webHidden/>
              </w:rPr>
              <w:t>11</w:t>
            </w:r>
            <w:r>
              <w:rPr>
                <w:noProof/>
                <w:webHidden/>
              </w:rPr>
              <w:fldChar w:fldCharType="end"/>
            </w:r>
            <w:r w:rsidRPr="00EE178C">
              <w:rPr>
                <w:rStyle w:val="Hyperlink"/>
                <w:noProof/>
              </w:rPr>
              <w:fldChar w:fldCharType="end"/>
            </w:r>
          </w:ins>
        </w:p>
        <w:p w14:paraId="5B2C6EBF" w14:textId="2F6CF47C" w:rsidR="00AD6C42" w:rsidRDefault="00AD6C42">
          <w:pPr>
            <w:pStyle w:val="Inhopg1"/>
            <w:tabs>
              <w:tab w:val="right" w:leader="dot" w:pos="9019"/>
            </w:tabs>
            <w:rPr>
              <w:ins w:id="70" w:author="Kachung -" w:date="2020-03-20T17:16:00Z"/>
              <w:rFonts w:asciiTheme="minorHAnsi" w:eastAsiaTheme="minorEastAsia" w:hAnsiTheme="minorHAnsi" w:cstheme="minorBidi"/>
              <w:noProof/>
              <w:lang w:val="nl-NL"/>
            </w:rPr>
          </w:pPr>
          <w:ins w:id="71" w:author="Kachung -" w:date="2020-03-20T17:16:00Z">
            <w:r w:rsidRPr="00EE178C">
              <w:rPr>
                <w:rStyle w:val="Hyperlink"/>
                <w:noProof/>
              </w:rPr>
              <w:fldChar w:fldCharType="begin"/>
            </w:r>
            <w:r w:rsidRPr="00EE178C">
              <w:rPr>
                <w:rStyle w:val="Hyperlink"/>
                <w:noProof/>
              </w:rPr>
              <w:instrText xml:space="preserve"> </w:instrText>
            </w:r>
            <w:r>
              <w:rPr>
                <w:noProof/>
              </w:rPr>
              <w:instrText>HYPERLINK \l "_Toc35617056"</w:instrText>
            </w:r>
            <w:r w:rsidRPr="00EE178C">
              <w:rPr>
                <w:rStyle w:val="Hyperlink"/>
                <w:noProof/>
              </w:rPr>
              <w:instrText xml:space="preserve"> </w:instrText>
            </w:r>
            <w:r w:rsidRPr="00EE178C">
              <w:rPr>
                <w:rStyle w:val="Hyperlink"/>
                <w:noProof/>
              </w:rPr>
            </w:r>
            <w:r w:rsidRPr="00EE178C">
              <w:rPr>
                <w:rStyle w:val="Hyperlink"/>
                <w:noProof/>
              </w:rPr>
              <w:fldChar w:fldCharType="separate"/>
            </w:r>
            <w:r w:rsidRPr="00EE178C">
              <w:rPr>
                <w:rStyle w:val="Hyperlink"/>
                <w:noProof/>
                <w:lang w:val="en-US"/>
              </w:rPr>
              <w:t>4. MoSCoW prioriteiten</w:t>
            </w:r>
            <w:r>
              <w:rPr>
                <w:noProof/>
                <w:webHidden/>
              </w:rPr>
              <w:tab/>
            </w:r>
            <w:r>
              <w:rPr>
                <w:noProof/>
                <w:webHidden/>
              </w:rPr>
              <w:fldChar w:fldCharType="begin"/>
            </w:r>
            <w:r>
              <w:rPr>
                <w:noProof/>
                <w:webHidden/>
              </w:rPr>
              <w:instrText xml:space="preserve"> PAGEREF _Toc35617056 \h </w:instrText>
            </w:r>
            <w:r>
              <w:rPr>
                <w:noProof/>
                <w:webHidden/>
              </w:rPr>
            </w:r>
          </w:ins>
          <w:r>
            <w:rPr>
              <w:noProof/>
              <w:webHidden/>
            </w:rPr>
            <w:fldChar w:fldCharType="separate"/>
          </w:r>
          <w:ins w:id="72" w:author="Kachung -" w:date="2020-03-20T17:16:00Z">
            <w:r>
              <w:rPr>
                <w:noProof/>
                <w:webHidden/>
              </w:rPr>
              <w:t>12</w:t>
            </w:r>
            <w:r>
              <w:rPr>
                <w:noProof/>
                <w:webHidden/>
              </w:rPr>
              <w:fldChar w:fldCharType="end"/>
            </w:r>
            <w:r w:rsidRPr="00EE178C">
              <w:rPr>
                <w:rStyle w:val="Hyperlink"/>
                <w:noProof/>
              </w:rPr>
              <w:fldChar w:fldCharType="end"/>
            </w:r>
          </w:ins>
        </w:p>
        <w:p w14:paraId="52A18DDF" w14:textId="718E3961" w:rsidR="00AD6C42" w:rsidRDefault="00AD6C42">
          <w:pPr>
            <w:pStyle w:val="Inhopg2"/>
            <w:tabs>
              <w:tab w:val="right" w:leader="dot" w:pos="9019"/>
            </w:tabs>
            <w:rPr>
              <w:ins w:id="73" w:author="Kachung -" w:date="2020-03-20T17:16:00Z"/>
              <w:rFonts w:asciiTheme="minorHAnsi" w:eastAsiaTheme="minorEastAsia" w:hAnsiTheme="minorHAnsi" w:cstheme="minorBidi"/>
              <w:noProof/>
              <w:lang w:val="nl-NL"/>
            </w:rPr>
          </w:pPr>
          <w:ins w:id="74" w:author="Kachung -" w:date="2020-03-20T17:16:00Z">
            <w:r w:rsidRPr="00EE178C">
              <w:rPr>
                <w:rStyle w:val="Hyperlink"/>
                <w:noProof/>
              </w:rPr>
              <w:fldChar w:fldCharType="begin"/>
            </w:r>
            <w:r w:rsidRPr="00EE178C">
              <w:rPr>
                <w:rStyle w:val="Hyperlink"/>
                <w:noProof/>
              </w:rPr>
              <w:instrText xml:space="preserve"> </w:instrText>
            </w:r>
            <w:r>
              <w:rPr>
                <w:noProof/>
              </w:rPr>
              <w:instrText>HYPERLINK \l "_Toc35617057"</w:instrText>
            </w:r>
            <w:r w:rsidRPr="00EE178C">
              <w:rPr>
                <w:rStyle w:val="Hyperlink"/>
                <w:noProof/>
              </w:rPr>
              <w:instrText xml:space="preserve"> </w:instrText>
            </w:r>
            <w:r w:rsidRPr="00EE178C">
              <w:rPr>
                <w:rStyle w:val="Hyperlink"/>
                <w:noProof/>
              </w:rPr>
            </w:r>
            <w:r w:rsidRPr="00EE178C">
              <w:rPr>
                <w:rStyle w:val="Hyperlink"/>
                <w:noProof/>
              </w:rPr>
              <w:fldChar w:fldCharType="separate"/>
            </w:r>
            <w:r w:rsidRPr="00EE178C">
              <w:rPr>
                <w:rStyle w:val="Hyperlink"/>
                <w:noProof/>
                <w:lang w:val="en-US"/>
              </w:rPr>
              <w:t>4.1 Inleiding</w:t>
            </w:r>
            <w:r>
              <w:rPr>
                <w:noProof/>
                <w:webHidden/>
              </w:rPr>
              <w:tab/>
            </w:r>
            <w:r>
              <w:rPr>
                <w:noProof/>
                <w:webHidden/>
              </w:rPr>
              <w:fldChar w:fldCharType="begin"/>
            </w:r>
            <w:r>
              <w:rPr>
                <w:noProof/>
                <w:webHidden/>
              </w:rPr>
              <w:instrText xml:space="preserve"> PAGEREF _Toc35617057 \h </w:instrText>
            </w:r>
            <w:r>
              <w:rPr>
                <w:noProof/>
                <w:webHidden/>
              </w:rPr>
            </w:r>
          </w:ins>
          <w:r>
            <w:rPr>
              <w:noProof/>
              <w:webHidden/>
            </w:rPr>
            <w:fldChar w:fldCharType="separate"/>
          </w:r>
          <w:ins w:id="75" w:author="Kachung -" w:date="2020-03-20T17:16:00Z">
            <w:r>
              <w:rPr>
                <w:noProof/>
                <w:webHidden/>
              </w:rPr>
              <w:t>12</w:t>
            </w:r>
            <w:r>
              <w:rPr>
                <w:noProof/>
                <w:webHidden/>
              </w:rPr>
              <w:fldChar w:fldCharType="end"/>
            </w:r>
            <w:r w:rsidRPr="00EE178C">
              <w:rPr>
                <w:rStyle w:val="Hyperlink"/>
                <w:noProof/>
              </w:rPr>
              <w:fldChar w:fldCharType="end"/>
            </w:r>
          </w:ins>
        </w:p>
        <w:p w14:paraId="1ACC80DA" w14:textId="444BE7CC" w:rsidR="00AD6C42" w:rsidRDefault="00AD6C42">
          <w:pPr>
            <w:pStyle w:val="Inhopg2"/>
            <w:tabs>
              <w:tab w:val="right" w:leader="dot" w:pos="9019"/>
            </w:tabs>
            <w:rPr>
              <w:ins w:id="76" w:author="Kachung -" w:date="2020-03-20T17:16:00Z"/>
              <w:rFonts w:asciiTheme="minorHAnsi" w:eastAsiaTheme="minorEastAsia" w:hAnsiTheme="minorHAnsi" w:cstheme="minorBidi"/>
              <w:noProof/>
              <w:lang w:val="nl-NL"/>
            </w:rPr>
          </w:pPr>
          <w:ins w:id="77" w:author="Kachung -" w:date="2020-03-20T17:16:00Z">
            <w:r w:rsidRPr="00EE178C">
              <w:rPr>
                <w:rStyle w:val="Hyperlink"/>
                <w:noProof/>
              </w:rPr>
              <w:fldChar w:fldCharType="begin"/>
            </w:r>
            <w:r w:rsidRPr="00EE178C">
              <w:rPr>
                <w:rStyle w:val="Hyperlink"/>
                <w:noProof/>
              </w:rPr>
              <w:instrText xml:space="preserve"> </w:instrText>
            </w:r>
            <w:r>
              <w:rPr>
                <w:noProof/>
              </w:rPr>
              <w:instrText>HYPERLINK \l "_Toc35617058"</w:instrText>
            </w:r>
            <w:r w:rsidRPr="00EE178C">
              <w:rPr>
                <w:rStyle w:val="Hyperlink"/>
                <w:noProof/>
              </w:rPr>
              <w:instrText xml:space="preserve"> </w:instrText>
            </w:r>
            <w:r w:rsidRPr="00EE178C">
              <w:rPr>
                <w:rStyle w:val="Hyperlink"/>
                <w:noProof/>
              </w:rPr>
            </w:r>
            <w:r w:rsidRPr="00EE178C">
              <w:rPr>
                <w:rStyle w:val="Hyperlink"/>
                <w:noProof/>
              </w:rPr>
              <w:fldChar w:fldCharType="separate"/>
            </w:r>
            <w:r w:rsidRPr="00EE178C">
              <w:rPr>
                <w:rStyle w:val="Hyperlink"/>
                <w:noProof/>
                <w:lang w:val="nl-NL"/>
              </w:rPr>
              <w:t>4.2 Must have</w:t>
            </w:r>
            <w:r>
              <w:rPr>
                <w:noProof/>
                <w:webHidden/>
              </w:rPr>
              <w:tab/>
            </w:r>
            <w:r>
              <w:rPr>
                <w:noProof/>
                <w:webHidden/>
              </w:rPr>
              <w:fldChar w:fldCharType="begin"/>
            </w:r>
            <w:r>
              <w:rPr>
                <w:noProof/>
                <w:webHidden/>
              </w:rPr>
              <w:instrText xml:space="preserve"> PAGEREF _Toc35617058 \h </w:instrText>
            </w:r>
            <w:r>
              <w:rPr>
                <w:noProof/>
                <w:webHidden/>
              </w:rPr>
            </w:r>
          </w:ins>
          <w:r>
            <w:rPr>
              <w:noProof/>
              <w:webHidden/>
            </w:rPr>
            <w:fldChar w:fldCharType="separate"/>
          </w:r>
          <w:ins w:id="78" w:author="Kachung -" w:date="2020-03-20T17:16:00Z">
            <w:r>
              <w:rPr>
                <w:noProof/>
                <w:webHidden/>
              </w:rPr>
              <w:t>12</w:t>
            </w:r>
            <w:r>
              <w:rPr>
                <w:noProof/>
                <w:webHidden/>
              </w:rPr>
              <w:fldChar w:fldCharType="end"/>
            </w:r>
            <w:r w:rsidRPr="00EE178C">
              <w:rPr>
                <w:rStyle w:val="Hyperlink"/>
                <w:noProof/>
              </w:rPr>
              <w:fldChar w:fldCharType="end"/>
            </w:r>
          </w:ins>
        </w:p>
        <w:p w14:paraId="3277E0B2" w14:textId="497D457C" w:rsidR="00AD6C42" w:rsidRDefault="00AD6C42">
          <w:pPr>
            <w:pStyle w:val="Inhopg2"/>
            <w:tabs>
              <w:tab w:val="right" w:leader="dot" w:pos="9019"/>
            </w:tabs>
            <w:rPr>
              <w:ins w:id="79" w:author="Kachung -" w:date="2020-03-20T17:16:00Z"/>
              <w:rFonts w:asciiTheme="minorHAnsi" w:eastAsiaTheme="minorEastAsia" w:hAnsiTheme="minorHAnsi" w:cstheme="minorBidi"/>
              <w:noProof/>
              <w:lang w:val="nl-NL"/>
            </w:rPr>
          </w:pPr>
          <w:ins w:id="80" w:author="Kachung -" w:date="2020-03-20T17:16:00Z">
            <w:r w:rsidRPr="00EE178C">
              <w:rPr>
                <w:rStyle w:val="Hyperlink"/>
                <w:noProof/>
              </w:rPr>
              <w:fldChar w:fldCharType="begin"/>
            </w:r>
            <w:r w:rsidRPr="00EE178C">
              <w:rPr>
                <w:rStyle w:val="Hyperlink"/>
                <w:noProof/>
              </w:rPr>
              <w:instrText xml:space="preserve"> </w:instrText>
            </w:r>
            <w:r>
              <w:rPr>
                <w:noProof/>
              </w:rPr>
              <w:instrText>HYPERLINK \l "_Toc35617059"</w:instrText>
            </w:r>
            <w:r w:rsidRPr="00EE178C">
              <w:rPr>
                <w:rStyle w:val="Hyperlink"/>
                <w:noProof/>
              </w:rPr>
              <w:instrText xml:space="preserve"> </w:instrText>
            </w:r>
            <w:r w:rsidRPr="00EE178C">
              <w:rPr>
                <w:rStyle w:val="Hyperlink"/>
                <w:noProof/>
              </w:rPr>
            </w:r>
            <w:r w:rsidRPr="00EE178C">
              <w:rPr>
                <w:rStyle w:val="Hyperlink"/>
                <w:noProof/>
              </w:rPr>
              <w:fldChar w:fldCharType="separate"/>
            </w:r>
            <w:r w:rsidRPr="00EE178C">
              <w:rPr>
                <w:rStyle w:val="Hyperlink"/>
                <w:noProof/>
              </w:rPr>
              <w:t>Should have</w:t>
            </w:r>
            <w:r>
              <w:rPr>
                <w:noProof/>
                <w:webHidden/>
              </w:rPr>
              <w:tab/>
            </w:r>
            <w:r>
              <w:rPr>
                <w:noProof/>
                <w:webHidden/>
              </w:rPr>
              <w:fldChar w:fldCharType="begin"/>
            </w:r>
            <w:r>
              <w:rPr>
                <w:noProof/>
                <w:webHidden/>
              </w:rPr>
              <w:instrText xml:space="preserve"> PAGEREF _Toc35617059 \h </w:instrText>
            </w:r>
            <w:r>
              <w:rPr>
                <w:noProof/>
                <w:webHidden/>
              </w:rPr>
            </w:r>
          </w:ins>
          <w:r>
            <w:rPr>
              <w:noProof/>
              <w:webHidden/>
            </w:rPr>
            <w:fldChar w:fldCharType="separate"/>
          </w:r>
          <w:ins w:id="81" w:author="Kachung -" w:date="2020-03-20T17:16:00Z">
            <w:r>
              <w:rPr>
                <w:noProof/>
                <w:webHidden/>
              </w:rPr>
              <w:t>12</w:t>
            </w:r>
            <w:r>
              <w:rPr>
                <w:noProof/>
                <w:webHidden/>
              </w:rPr>
              <w:fldChar w:fldCharType="end"/>
            </w:r>
            <w:r w:rsidRPr="00EE178C">
              <w:rPr>
                <w:rStyle w:val="Hyperlink"/>
                <w:noProof/>
              </w:rPr>
              <w:fldChar w:fldCharType="end"/>
            </w:r>
          </w:ins>
        </w:p>
        <w:p w14:paraId="3BF3DAAA" w14:textId="07510772" w:rsidR="00AD6C42" w:rsidRDefault="00AD6C42">
          <w:pPr>
            <w:pStyle w:val="Inhopg2"/>
            <w:tabs>
              <w:tab w:val="right" w:leader="dot" w:pos="9019"/>
            </w:tabs>
            <w:rPr>
              <w:ins w:id="82" w:author="Kachung -" w:date="2020-03-20T17:16:00Z"/>
              <w:rFonts w:asciiTheme="minorHAnsi" w:eastAsiaTheme="minorEastAsia" w:hAnsiTheme="minorHAnsi" w:cstheme="minorBidi"/>
              <w:noProof/>
              <w:lang w:val="nl-NL"/>
            </w:rPr>
          </w:pPr>
          <w:ins w:id="83" w:author="Kachung -" w:date="2020-03-20T17:16:00Z">
            <w:r w:rsidRPr="00EE178C">
              <w:rPr>
                <w:rStyle w:val="Hyperlink"/>
                <w:noProof/>
              </w:rPr>
              <w:fldChar w:fldCharType="begin"/>
            </w:r>
            <w:r w:rsidRPr="00EE178C">
              <w:rPr>
                <w:rStyle w:val="Hyperlink"/>
                <w:noProof/>
              </w:rPr>
              <w:instrText xml:space="preserve"> </w:instrText>
            </w:r>
            <w:r>
              <w:rPr>
                <w:noProof/>
              </w:rPr>
              <w:instrText>HYPERLINK \l "_Toc35617060"</w:instrText>
            </w:r>
            <w:r w:rsidRPr="00EE178C">
              <w:rPr>
                <w:rStyle w:val="Hyperlink"/>
                <w:noProof/>
              </w:rPr>
              <w:instrText xml:space="preserve"> </w:instrText>
            </w:r>
            <w:r w:rsidRPr="00EE178C">
              <w:rPr>
                <w:rStyle w:val="Hyperlink"/>
                <w:noProof/>
              </w:rPr>
            </w:r>
            <w:r w:rsidRPr="00EE178C">
              <w:rPr>
                <w:rStyle w:val="Hyperlink"/>
                <w:noProof/>
              </w:rPr>
              <w:fldChar w:fldCharType="separate"/>
            </w:r>
            <w:r w:rsidRPr="00EE178C">
              <w:rPr>
                <w:rStyle w:val="Hyperlink"/>
                <w:noProof/>
              </w:rPr>
              <w:t>Could have</w:t>
            </w:r>
            <w:r>
              <w:rPr>
                <w:noProof/>
                <w:webHidden/>
              </w:rPr>
              <w:tab/>
            </w:r>
            <w:r>
              <w:rPr>
                <w:noProof/>
                <w:webHidden/>
              </w:rPr>
              <w:fldChar w:fldCharType="begin"/>
            </w:r>
            <w:r>
              <w:rPr>
                <w:noProof/>
                <w:webHidden/>
              </w:rPr>
              <w:instrText xml:space="preserve"> PAGEREF _Toc35617060 \h </w:instrText>
            </w:r>
            <w:r>
              <w:rPr>
                <w:noProof/>
                <w:webHidden/>
              </w:rPr>
            </w:r>
          </w:ins>
          <w:r>
            <w:rPr>
              <w:noProof/>
              <w:webHidden/>
            </w:rPr>
            <w:fldChar w:fldCharType="separate"/>
          </w:r>
          <w:ins w:id="84" w:author="Kachung -" w:date="2020-03-20T17:16:00Z">
            <w:r>
              <w:rPr>
                <w:noProof/>
                <w:webHidden/>
              </w:rPr>
              <w:t>12</w:t>
            </w:r>
            <w:r>
              <w:rPr>
                <w:noProof/>
                <w:webHidden/>
              </w:rPr>
              <w:fldChar w:fldCharType="end"/>
            </w:r>
            <w:r w:rsidRPr="00EE178C">
              <w:rPr>
                <w:rStyle w:val="Hyperlink"/>
                <w:noProof/>
              </w:rPr>
              <w:fldChar w:fldCharType="end"/>
            </w:r>
          </w:ins>
        </w:p>
        <w:p w14:paraId="151888F9" w14:textId="55064B82" w:rsidR="00AD6C42" w:rsidRDefault="00AD6C42">
          <w:pPr>
            <w:pStyle w:val="Inhopg2"/>
            <w:tabs>
              <w:tab w:val="right" w:leader="dot" w:pos="9019"/>
            </w:tabs>
            <w:rPr>
              <w:ins w:id="85" w:author="Kachung -" w:date="2020-03-20T17:16:00Z"/>
              <w:rFonts w:asciiTheme="minorHAnsi" w:eastAsiaTheme="minorEastAsia" w:hAnsiTheme="minorHAnsi" w:cstheme="minorBidi"/>
              <w:noProof/>
              <w:lang w:val="nl-NL"/>
            </w:rPr>
          </w:pPr>
          <w:ins w:id="86" w:author="Kachung -" w:date="2020-03-20T17:16:00Z">
            <w:r w:rsidRPr="00EE178C">
              <w:rPr>
                <w:rStyle w:val="Hyperlink"/>
                <w:noProof/>
              </w:rPr>
              <w:fldChar w:fldCharType="begin"/>
            </w:r>
            <w:r w:rsidRPr="00EE178C">
              <w:rPr>
                <w:rStyle w:val="Hyperlink"/>
                <w:noProof/>
              </w:rPr>
              <w:instrText xml:space="preserve"> </w:instrText>
            </w:r>
            <w:r>
              <w:rPr>
                <w:noProof/>
              </w:rPr>
              <w:instrText>HYPERLINK \l "_Toc35617061"</w:instrText>
            </w:r>
            <w:r w:rsidRPr="00EE178C">
              <w:rPr>
                <w:rStyle w:val="Hyperlink"/>
                <w:noProof/>
              </w:rPr>
              <w:instrText xml:space="preserve"> </w:instrText>
            </w:r>
            <w:r w:rsidRPr="00EE178C">
              <w:rPr>
                <w:rStyle w:val="Hyperlink"/>
                <w:noProof/>
              </w:rPr>
            </w:r>
            <w:r w:rsidRPr="00EE178C">
              <w:rPr>
                <w:rStyle w:val="Hyperlink"/>
                <w:noProof/>
              </w:rPr>
              <w:fldChar w:fldCharType="separate"/>
            </w:r>
            <w:r w:rsidRPr="00EE178C">
              <w:rPr>
                <w:rStyle w:val="Hyperlink"/>
                <w:noProof/>
              </w:rPr>
              <w:t>Won’t have</w:t>
            </w:r>
            <w:r>
              <w:rPr>
                <w:noProof/>
                <w:webHidden/>
              </w:rPr>
              <w:tab/>
            </w:r>
            <w:r>
              <w:rPr>
                <w:noProof/>
                <w:webHidden/>
              </w:rPr>
              <w:fldChar w:fldCharType="begin"/>
            </w:r>
            <w:r>
              <w:rPr>
                <w:noProof/>
                <w:webHidden/>
              </w:rPr>
              <w:instrText xml:space="preserve"> PAGEREF _Toc35617061 \h </w:instrText>
            </w:r>
            <w:r>
              <w:rPr>
                <w:noProof/>
                <w:webHidden/>
              </w:rPr>
            </w:r>
          </w:ins>
          <w:r>
            <w:rPr>
              <w:noProof/>
              <w:webHidden/>
            </w:rPr>
            <w:fldChar w:fldCharType="separate"/>
          </w:r>
          <w:ins w:id="87" w:author="Kachung -" w:date="2020-03-20T17:16:00Z">
            <w:r>
              <w:rPr>
                <w:noProof/>
                <w:webHidden/>
              </w:rPr>
              <w:t>13</w:t>
            </w:r>
            <w:r>
              <w:rPr>
                <w:noProof/>
                <w:webHidden/>
              </w:rPr>
              <w:fldChar w:fldCharType="end"/>
            </w:r>
            <w:r w:rsidRPr="00EE178C">
              <w:rPr>
                <w:rStyle w:val="Hyperlink"/>
                <w:noProof/>
              </w:rPr>
              <w:fldChar w:fldCharType="end"/>
            </w:r>
          </w:ins>
        </w:p>
        <w:p w14:paraId="694B6A6F" w14:textId="0321AA99" w:rsidR="00AD6C42" w:rsidRDefault="00AD6C42">
          <w:pPr>
            <w:pStyle w:val="Inhopg1"/>
            <w:tabs>
              <w:tab w:val="right" w:leader="dot" w:pos="9019"/>
            </w:tabs>
            <w:rPr>
              <w:ins w:id="88" w:author="Kachung -" w:date="2020-03-20T17:16:00Z"/>
              <w:rFonts w:asciiTheme="minorHAnsi" w:eastAsiaTheme="minorEastAsia" w:hAnsiTheme="minorHAnsi" w:cstheme="minorBidi"/>
              <w:noProof/>
              <w:lang w:val="nl-NL"/>
            </w:rPr>
          </w:pPr>
          <w:ins w:id="89" w:author="Kachung -" w:date="2020-03-20T17:16:00Z">
            <w:r w:rsidRPr="00EE178C">
              <w:rPr>
                <w:rStyle w:val="Hyperlink"/>
                <w:noProof/>
              </w:rPr>
              <w:fldChar w:fldCharType="begin"/>
            </w:r>
            <w:r w:rsidRPr="00EE178C">
              <w:rPr>
                <w:rStyle w:val="Hyperlink"/>
                <w:noProof/>
              </w:rPr>
              <w:instrText xml:space="preserve"> </w:instrText>
            </w:r>
            <w:r>
              <w:rPr>
                <w:noProof/>
              </w:rPr>
              <w:instrText>HYPERLINK \l "_Toc35617062"</w:instrText>
            </w:r>
            <w:r w:rsidRPr="00EE178C">
              <w:rPr>
                <w:rStyle w:val="Hyperlink"/>
                <w:noProof/>
              </w:rPr>
              <w:instrText xml:space="preserve"> </w:instrText>
            </w:r>
            <w:r w:rsidRPr="00EE178C">
              <w:rPr>
                <w:rStyle w:val="Hyperlink"/>
                <w:noProof/>
              </w:rPr>
            </w:r>
            <w:r w:rsidRPr="00EE178C">
              <w:rPr>
                <w:rStyle w:val="Hyperlink"/>
                <w:noProof/>
              </w:rPr>
              <w:fldChar w:fldCharType="separate"/>
            </w:r>
            <w:r w:rsidRPr="00EE178C">
              <w:rPr>
                <w:rStyle w:val="Hyperlink"/>
                <w:noProof/>
              </w:rPr>
              <w:t>5. Conclusie</w:t>
            </w:r>
            <w:r>
              <w:rPr>
                <w:noProof/>
                <w:webHidden/>
              </w:rPr>
              <w:tab/>
            </w:r>
            <w:r>
              <w:rPr>
                <w:noProof/>
                <w:webHidden/>
              </w:rPr>
              <w:fldChar w:fldCharType="begin"/>
            </w:r>
            <w:r>
              <w:rPr>
                <w:noProof/>
                <w:webHidden/>
              </w:rPr>
              <w:instrText xml:space="preserve"> PAGEREF _Toc35617062 \h </w:instrText>
            </w:r>
            <w:r>
              <w:rPr>
                <w:noProof/>
                <w:webHidden/>
              </w:rPr>
            </w:r>
          </w:ins>
          <w:r>
            <w:rPr>
              <w:noProof/>
              <w:webHidden/>
            </w:rPr>
            <w:fldChar w:fldCharType="separate"/>
          </w:r>
          <w:ins w:id="90" w:author="Kachung -" w:date="2020-03-20T17:16:00Z">
            <w:r>
              <w:rPr>
                <w:noProof/>
                <w:webHidden/>
              </w:rPr>
              <w:t>14</w:t>
            </w:r>
            <w:r>
              <w:rPr>
                <w:noProof/>
                <w:webHidden/>
              </w:rPr>
              <w:fldChar w:fldCharType="end"/>
            </w:r>
            <w:r w:rsidRPr="00EE178C">
              <w:rPr>
                <w:rStyle w:val="Hyperlink"/>
                <w:noProof/>
              </w:rPr>
              <w:fldChar w:fldCharType="end"/>
            </w:r>
          </w:ins>
        </w:p>
        <w:p w14:paraId="0D3F0416" w14:textId="197BFEC8" w:rsidR="00AD6C42" w:rsidRDefault="00AD6C42">
          <w:pPr>
            <w:pStyle w:val="Inhopg1"/>
            <w:tabs>
              <w:tab w:val="right" w:leader="dot" w:pos="9019"/>
            </w:tabs>
            <w:rPr>
              <w:ins w:id="91" w:author="Kachung -" w:date="2020-03-20T17:16:00Z"/>
              <w:rFonts w:asciiTheme="minorHAnsi" w:eastAsiaTheme="minorEastAsia" w:hAnsiTheme="minorHAnsi" w:cstheme="minorBidi"/>
              <w:noProof/>
              <w:lang w:val="nl-NL"/>
            </w:rPr>
          </w:pPr>
          <w:ins w:id="92" w:author="Kachung -" w:date="2020-03-20T17:16:00Z">
            <w:r w:rsidRPr="00EE178C">
              <w:rPr>
                <w:rStyle w:val="Hyperlink"/>
                <w:noProof/>
              </w:rPr>
              <w:fldChar w:fldCharType="begin"/>
            </w:r>
            <w:r w:rsidRPr="00EE178C">
              <w:rPr>
                <w:rStyle w:val="Hyperlink"/>
                <w:noProof/>
              </w:rPr>
              <w:instrText xml:space="preserve"> </w:instrText>
            </w:r>
            <w:r>
              <w:rPr>
                <w:noProof/>
              </w:rPr>
              <w:instrText>HYPERLINK \l "_Toc35617063"</w:instrText>
            </w:r>
            <w:r w:rsidRPr="00EE178C">
              <w:rPr>
                <w:rStyle w:val="Hyperlink"/>
                <w:noProof/>
              </w:rPr>
              <w:instrText xml:space="preserve"> </w:instrText>
            </w:r>
            <w:r w:rsidRPr="00EE178C">
              <w:rPr>
                <w:rStyle w:val="Hyperlink"/>
                <w:noProof/>
              </w:rPr>
            </w:r>
            <w:r w:rsidRPr="00EE178C">
              <w:rPr>
                <w:rStyle w:val="Hyperlink"/>
                <w:noProof/>
              </w:rPr>
              <w:fldChar w:fldCharType="separate"/>
            </w:r>
            <w:r w:rsidRPr="00EE178C">
              <w:rPr>
                <w:rStyle w:val="Hyperlink"/>
                <w:noProof/>
                <w:lang w:val="nl-NL"/>
              </w:rPr>
              <w:t>6. Verwijzingen</w:t>
            </w:r>
            <w:r>
              <w:rPr>
                <w:noProof/>
                <w:webHidden/>
              </w:rPr>
              <w:tab/>
            </w:r>
            <w:r>
              <w:rPr>
                <w:noProof/>
                <w:webHidden/>
              </w:rPr>
              <w:fldChar w:fldCharType="begin"/>
            </w:r>
            <w:r>
              <w:rPr>
                <w:noProof/>
                <w:webHidden/>
              </w:rPr>
              <w:instrText xml:space="preserve"> PAGEREF _Toc35617063 \h </w:instrText>
            </w:r>
            <w:r>
              <w:rPr>
                <w:noProof/>
                <w:webHidden/>
              </w:rPr>
            </w:r>
          </w:ins>
          <w:r>
            <w:rPr>
              <w:noProof/>
              <w:webHidden/>
            </w:rPr>
            <w:fldChar w:fldCharType="separate"/>
          </w:r>
          <w:ins w:id="93" w:author="Kachung -" w:date="2020-03-20T17:16:00Z">
            <w:r>
              <w:rPr>
                <w:noProof/>
                <w:webHidden/>
              </w:rPr>
              <w:t>15</w:t>
            </w:r>
            <w:r>
              <w:rPr>
                <w:noProof/>
                <w:webHidden/>
              </w:rPr>
              <w:fldChar w:fldCharType="end"/>
            </w:r>
            <w:r w:rsidRPr="00EE178C">
              <w:rPr>
                <w:rStyle w:val="Hyperlink"/>
                <w:noProof/>
              </w:rPr>
              <w:fldChar w:fldCharType="end"/>
            </w:r>
          </w:ins>
        </w:p>
        <w:p w14:paraId="4E2450CF" w14:textId="458C78B7" w:rsidR="00320EDE" w:rsidDel="00C92678" w:rsidRDefault="00320EDE">
          <w:pPr>
            <w:pStyle w:val="Inhopg1"/>
            <w:tabs>
              <w:tab w:val="right" w:leader="dot" w:pos="9019"/>
            </w:tabs>
            <w:rPr>
              <w:del w:id="94" w:author="Kachung -" w:date="2020-03-19T15:00:00Z"/>
              <w:rFonts w:asciiTheme="minorHAnsi" w:eastAsiaTheme="minorEastAsia" w:hAnsiTheme="minorHAnsi" w:cstheme="minorBidi"/>
              <w:noProof/>
              <w:lang w:val="nl-NL"/>
            </w:rPr>
          </w:pPr>
          <w:del w:id="95" w:author="Kachung -" w:date="2020-03-19T15:00:00Z">
            <w:r w:rsidRPr="00C92678" w:rsidDel="00C92678">
              <w:rPr>
                <w:noProof/>
                <w:rPrChange w:id="96" w:author="Kachung -" w:date="2020-03-19T15:00:00Z">
                  <w:rPr>
                    <w:rStyle w:val="Hyperlink"/>
                    <w:noProof/>
                  </w:rPr>
                </w:rPrChange>
              </w:rPr>
              <w:delText>Inleiding</w:delText>
            </w:r>
            <w:r w:rsidDel="00C92678">
              <w:rPr>
                <w:noProof/>
                <w:webHidden/>
              </w:rPr>
              <w:tab/>
            </w:r>
            <w:r w:rsidR="00C92678" w:rsidDel="00C92678">
              <w:rPr>
                <w:noProof/>
                <w:webHidden/>
              </w:rPr>
              <w:delText>2</w:delText>
            </w:r>
          </w:del>
        </w:p>
        <w:p w14:paraId="623CF87A" w14:textId="676DD2D5" w:rsidR="00320EDE" w:rsidDel="00C92678" w:rsidRDefault="00320EDE">
          <w:pPr>
            <w:pStyle w:val="Inhopg1"/>
            <w:tabs>
              <w:tab w:val="right" w:leader="dot" w:pos="9019"/>
            </w:tabs>
            <w:rPr>
              <w:del w:id="97" w:author="Kachung -" w:date="2020-03-19T15:00:00Z"/>
              <w:rFonts w:asciiTheme="minorHAnsi" w:eastAsiaTheme="minorEastAsia" w:hAnsiTheme="minorHAnsi" w:cstheme="minorBidi"/>
              <w:noProof/>
              <w:lang w:val="nl-NL"/>
            </w:rPr>
          </w:pPr>
          <w:del w:id="98" w:author="Kachung -" w:date="2020-03-19T15:00:00Z">
            <w:r w:rsidRPr="00C92678" w:rsidDel="00C92678">
              <w:rPr>
                <w:noProof/>
                <w:rPrChange w:id="99" w:author="Kachung -" w:date="2020-03-19T15:00:00Z">
                  <w:rPr>
                    <w:rStyle w:val="Hyperlink"/>
                    <w:noProof/>
                  </w:rPr>
                </w:rPrChange>
              </w:rPr>
              <w:delText>Acties en objecten</w:delText>
            </w:r>
            <w:r w:rsidDel="00C92678">
              <w:rPr>
                <w:noProof/>
                <w:webHidden/>
              </w:rPr>
              <w:tab/>
              <w:delText>2</w:delText>
            </w:r>
          </w:del>
        </w:p>
        <w:p w14:paraId="58155402" w14:textId="7B3E3427" w:rsidR="00320EDE" w:rsidDel="00C92678" w:rsidRDefault="00320EDE">
          <w:pPr>
            <w:pStyle w:val="Inhopg2"/>
            <w:tabs>
              <w:tab w:val="right" w:leader="dot" w:pos="9019"/>
            </w:tabs>
            <w:rPr>
              <w:del w:id="100" w:author="Kachung -" w:date="2020-03-19T15:00:00Z"/>
              <w:rFonts w:asciiTheme="minorHAnsi" w:eastAsiaTheme="minorEastAsia" w:hAnsiTheme="minorHAnsi" w:cstheme="minorBidi"/>
              <w:noProof/>
              <w:lang w:val="nl-NL"/>
            </w:rPr>
          </w:pPr>
          <w:del w:id="101" w:author="Kachung -" w:date="2020-03-19T15:00:00Z">
            <w:r w:rsidRPr="00C92678" w:rsidDel="00C92678">
              <w:rPr>
                <w:noProof/>
                <w:rPrChange w:id="102" w:author="Kachung -" w:date="2020-03-19T15:00:00Z">
                  <w:rPr>
                    <w:rStyle w:val="Hyperlink"/>
                    <w:noProof/>
                  </w:rPr>
                </w:rPrChange>
              </w:rPr>
              <w:delText>Acties</w:delText>
            </w:r>
            <w:r w:rsidDel="00C92678">
              <w:rPr>
                <w:noProof/>
                <w:webHidden/>
              </w:rPr>
              <w:tab/>
              <w:delText>2</w:delText>
            </w:r>
          </w:del>
        </w:p>
        <w:p w14:paraId="4544BBF3" w14:textId="1C63C943" w:rsidR="00320EDE" w:rsidDel="00C92678" w:rsidRDefault="00320EDE">
          <w:pPr>
            <w:pStyle w:val="Inhopg2"/>
            <w:tabs>
              <w:tab w:val="right" w:leader="dot" w:pos="9019"/>
            </w:tabs>
            <w:rPr>
              <w:del w:id="103" w:author="Kachung -" w:date="2020-03-19T15:00:00Z"/>
              <w:rFonts w:asciiTheme="minorHAnsi" w:eastAsiaTheme="minorEastAsia" w:hAnsiTheme="minorHAnsi" w:cstheme="minorBidi"/>
              <w:noProof/>
              <w:lang w:val="nl-NL"/>
            </w:rPr>
          </w:pPr>
          <w:del w:id="104" w:author="Kachung -" w:date="2020-03-19T15:00:00Z">
            <w:r w:rsidRPr="00C92678" w:rsidDel="00C92678">
              <w:rPr>
                <w:noProof/>
                <w:rPrChange w:id="105" w:author="Kachung -" w:date="2020-03-19T15:00:00Z">
                  <w:rPr>
                    <w:rStyle w:val="Hyperlink"/>
                    <w:noProof/>
                  </w:rPr>
                </w:rPrChange>
              </w:rPr>
              <w:delText>Objecten</w:delText>
            </w:r>
            <w:r w:rsidDel="00C92678">
              <w:rPr>
                <w:noProof/>
                <w:webHidden/>
              </w:rPr>
              <w:tab/>
              <w:delText>2</w:delText>
            </w:r>
          </w:del>
        </w:p>
        <w:p w14:paraId="78EB3057" w14:textId="3B2CC404" w:rsidR="00320EDE" w:rsidDel="00C92678" w:rsidRDefault="00320EDE">
          <w:pPr>
            <w:pStyle w:val="Inhopg3"/>
            <w:tabs>
              <w:tab w:val="right" w:leader="dot" w:pos="9019"/>
            </w:tabs>
            <w:rPr>
              <w:del w:id="106" w:author="Kachung -" w:date="2020-03-19T15:00:00Z"/>
              <w:rFonts w:asciiTheme="minorHAnsi" w:eastAsiaTheme="minorEastAsia" w:hAnsiTheme="minorHAnsi" w:cstheme="minorBidi"/>
              <w:noProof/>
              <w:lang w:val="nl-NL"/>
            </w:rPr>
          </w:pPr>
          <w:del w:id="107" w:author="Kachung -" w:date="2020-03-19T15:00:00Z">
            <w:r w:rsidRPr="00C92678" w:rsidDel="00C92678">
              <w:rPr>
                <w:noProof/>
                <w:rPrChange w:id="108" w:author="Kachung -" w:date="2020-03-19T15:00:00Z">
                  <w:rPr>
                    <w:rStyle w:val="Hyperlink"/>
                    <w:noProof/>
                  </w:rPr>
                </w:rPrChange>
              </w:rPr>
              <w:delText>Bubbels</w:delText>
            </w:r>
            <w:r w:rsidDel="00C92678">
              <w:rPr>
                <w:noProof/>
                <w:webHidden/>
              </w:rPr>
              <w:tab/>
              <w:delText>2</w:delText>
            </w:r>
          </w:del>
        </w:p>
        <w:p w14:paraId="71AA7C5A" w14:textId="3F689B87" w:rsidR="00320EDE" w:rsidDel="00C92678" w:rsidRDefault="00320EDE">
          <w:pPr>
            <w:pStyle w:val="Inhopg3"/>
            <w:tabs>
              <w:tab w:val="right" w:leader="dot" w:pos="9019"/>
            </w:tabs>
            <w:rPr>
              <w:del w:id="109" w:author="Kachung -" w:date="2020-03-19T15:00:00Z"/>
              <w:rFonts w:asciiTheme="minorHAnsi" w:eastAsiaTheme="minorEastAsia" w:hAnsiTheme="minorHAnsi" w:cstheme="minorBidi"/>
              <w:noProof/>
              <w:lang w:val="nl-NL"/>
            </w:rPr>
          </w:pPr>
          <w:del w:id="110" w:author="Kachung -" w:date="2020-03-19T15:00:00Z">
            <w:r w:rsidRPr="00C92678" w:rsidDel="00C92678">
              <w:rPr>
                <w:noProof/>
                <w:rPrChange w:id="111" w:author="Kachung -" w:date="2020-03-19T15:00:00Z">
                  <w:rPr>
                    <w:rStyle w:val="Hyperlink"/>
                    <w:noProof/>
                  </w:rPr>
                </w:rPrChange>
              </w:rPr>
              <w:delText>Powerups</w:delText>
            </w:r>
            <w:r w:rsidDel="00C92678">
              <w:rPr>
                <w:noProof/>
                <w:webHidden/>
              </w:rPr>
              <w:tab/>
              <w:delText>2</w:delText>
            </w:r>
          </w:del>
        </w:p>
        <w:p w14:paraId="3471878D" w14:textId="2B236E39" w:rsidR="00320EDE" w:rsidDel="00C92678" w:rsidRDefault="00320EDE">
          <w:pPr>
            <w:pStyle w:val="Inhopg3"/>
            <w:tabs>
              <w:tab w:val="right" w:leader="dot" w:pos="9019"/>
            </w:tabs>
            <w:rPr>
              <w:del w:id="112" w:author="Kachung -" w:date="2020-03-19T15:00:00Z"/>
              <w:rFonts w:asciiTheme="minorHAnsi" w:eastAsiaTheme="minorEastAsia" w:hAnsiTheme="minorHAnsi" w:cstheme="minorBidi"/>
              <w:noProof/>
              <w:lang w:val="nl-NL"/>
            </w:rPr>
          </w:pPr>
          <w:del w:id="113" w:author="Kachung -" w:date="2020-03-19T15:00:00Z">
            <w:r w:rsidRPr="00C92678" w:rsidDel="00C92678">
              <w:rPr>
                <w:noProof/>
                <w:rPrChange w:id="114" w:author="Kachung -" w:date="2020-03-19T15:00:00Z">
                  <w:rPr>
                    <w:rStyle w:val="Hyperlink"/>
                    <w:noProof/>
                  </w:rPr>
                </w:rPrChange>
              </w:rPr>
              <w:delText>Projectiel</w:delText>
            </w:r>
            <w:r w:rsidDel="00C92678">
              <w:rPr>
                <w:noProof/>
                <w:webHidden/>
              </w:rPr>
              <w:tab/>
              <w:delText>2</w:delText>
            </w:r>
          </w:del>
        </w:p>
        <w:p w14:paraId="0269F3A2" w14:textId="094854EE" w:rsidR="00320EDE" w:rsidDel="00C92678" w:rsidRDefault="00320EDE">
          <w:pPr>
            <w:pStyle w:val="Inhopg2"/>
            <w:tabs>
              <w:tab w:val="right" w:leader="dot" w:pos="9019"/>
            </w:tabs>
            <w:rPr>
              <w:del w:id="115" w:author="Kachung -" w:date="2020-03-19T15:00:00Z"/>
              <w:rFonts w:asciiTheme="minorHAnsi" w:eastAsiaTheme="minorEastAsia" w:hAnsiTheme="minorHAnsi" w:cstheme="minorBidi"/>
              <w:noProof/>
              <w:lang w:val="nl-NL"/>
            </w:rPr>
          </w:pPr>
          <w:del w:id="116" w:author="Kachung -" w:date="2020-03-19T15:00:00Z">
            <w:r w:rsidRPr="00C92678" w:rsidDel="00C92678">
              <w:rPr>
                <w:noProof/>
                <w:rPrChange w:id="117" w:author="Kachung -" w:date="2020-03-19T15:00:00Z">
                  <w:rPr>
                    <w:rStyle w:val="Hyperlink"/>
                    <w:noProof/>
                  </w:rPr>
                </w:rPrChange>
              </w:rPr>
              <w:delText>Overige elementen</w:delText>
            </w:r>
            <w:r w:rsidDel="00C92678">
              <w:rPr>
                <w:noProof/>
                <w:webHidden/>
              </w:rPr>
              <w:tab/>
              <w:delText>2</w:delText>
            </w:r>
          </w:del>
        </w:p>
        <w:p w14:paraId="35B4454D" w14:textId="36EEE83B" w:rsidR="00320EDE" w:rsidDel="00C92678" w:rsidRDefault="00320EDE">
          <w:pPr>
            <w:pStyle w:val="Inhopg1"/>
            <w:tabs>
              <w:tab w:val="right" w:leader="dot" w:pos="9019"/>
            </w:tabs>
            <w:rPr>
              <w:del w:id="118" w:author="Kachung -" w:date="2020-03-19T15:00:00Z"/>
              <w:rFonts w:asciiTheme="minorHAnsi" w:eastAsiaTheme="minorEastAsia" w:hAnsiTheme="minorHAnsi" w:cstheme="minorBidi"/>
              <w:noProof/>
              <w:lang w:val="nl-NL"/>
            </w:rPr>
          </w:pPr>
          <w:del w:id="119" w:author="Kachung -" w:date="2020-03-19T15:00:00Z">
            <w:r w:rsidRPr="00C92678" w:rsidDel="00C92678">
              <w:rPr>
                <w:noProof/>
                <w:rPrChange w:id="120" w:author="Kachung -" w:date="2020-03-19T15:00:00Z">
                  <w:rPr>
                    <w:rStyle w:val="Hyperlink"/>
                    <w:noProof/>
                  </w:rPr>
                </w:rPrChange>
              </w:rPr>
              <w:delText>Schermen/werking spel</w:delText>
            </w:r>
            <w:r w:rsidDel="00C92678">
              <w:rPr>
                <w:noProof/>
                <w:webHidden/>
              </w:rPr>
              <w:tab/>
              <w:delText>3</w:delText>
            </w:r>
          </w:del>
        </w:p>
        <w:p w14:paraId="5FD35E55" w14:textId="064FFB00" w:rsidR="00320EDE" w:rsidDel="00C92678" w:rsidRDefault="00320EDE">
          <w:pPr>
            <w:pStyle w:val="Inhopg2"/>
            <w:tabs>
              <w:tab w:val="right" w:leader="dot" w:pos="9019"/>
            </w:tabs>
            <w:rPr>
              <w:del w:id="121" w:author="Kachung -" w:date="2020-03-19T15:00:00Z"/>
              <w:rFonts w:asciiTheme="minorHAnsi" w:eastAsiaTheme="minorEastAsia" w:hAnsiTheme="minorHAnsi" w:cstheme="minorBidi"/>
              <w:noProof/>
              <w:lang w:val="nl-NL"/>
            </w:rPr>
          </w:pPr>
          <w:del w:id="122" w:author="Kachung -" w:date="2020-03-19T15:00:00Z">
            <w:r w:rsidRPr="00C92678" w:rsidDel="00C92678">
              <w:rPr>
                <w:noProof/>
                <w:rPrChange w:id="123" w:author="Kachung -" w:date="2020-03-19T15:00:00Z">
                  <w:rPr>
                    <w:rStyle w:val="Hyperlink"/>
                    <w:noProof/>
                  </w:rPr>
                </w:rPrChange>
              </w:rPr>
              <w:delText>Beginscherm</w:delText>
            </w:r>
            <w:r w:rsidDel="00C92678">
              <w:rPr>
                <w:noProof/>
                <w:webHidden/>
              </w:rPr>
              <w:tab/>
              <w:delText>3</w:delText>
            </w:r>
          </w:del>
        </w:p>
        <w:p w14:paraId="4AD6DF09" w14:textId="455CE121" w:rsidR="00320EDE" w:rsidDel="00C92678" w:rsidRDefault="00320EDE">
          <w:pPr>
            <w:pStyle w:val="Inhopg2"/>
            <w:tabs>
              <w:tab w:val="right" w:leader="dot" w:pos="9019"/>
            </w:tabs>
            <w:rPr>
              <w:del w:id="124" w:author="Kachung -" w:date="2020-03-19T15:00:00Z"/>
              <w:rFonts w:asciiTheme="minorHAnsi" w:eastAsiaTheme="minorEastAsia" w:hAnsiTheme="minorHAnsi" w:cstheme="minorBidi"/>
              <w:noProof/>
              <w:lang w:val="nl-NL"/>
            </w:rPr>
          </w:pPr>
          <w:del w:id="125" w:author="Kachung -" w:date="2020-03-19T15:00:00Z">
            <w:r w:rsidRPr="00C92678" w:rsidDel="00C92678">
              <w:rPr>
                <w:noProof/>
                <w:rPrChange w:id="126" w:author="Kachung -" w:date="2020-03-19T15:00:00Z">
                  <w:rPr>
                    <w:rStyle w:val="Hyperlink"/>
                    <w:noProof/>
                  </w:rPr>
                </w:rPrChange>
              </w:rPr>
              <w:delText>Speelscherm</w:delText>
            </w:r>
            <w:r w:rsidDel="00C92678">
              <w:rPr>
                <w:noProof/>
                <w:webHidden/>
              </w:rPr>
              <w:tab/>
              <w:delText>4</w:delText>
            </w:r>
          </w:del>
        </w:p>
        <w:p w14:paraId="30373549" w14:textId="17357653" w:rsidR="00320EDE" w:rsidDel="00C92678" w:rsidRDefault="00320EDE">
          <w:pPr>
            <w:pStyle w:val="Inhopg2"/>
            <w:tabs>
              <w:tab w:val="right" w:leader="dot" w:pos="9019"/>
            </w:tabs>
            <w:rPr>
              <w:del w:id="127" w:author="Kachung -" w:date="2020-03-19T15:00:00Z"/>
              <w:rFonts w:asciiTheme="minorHAnsi" w:eastAsiaTheme="minorEastAsia" w:hAnsiTheme="minorHAnsi" w:cstheme="minorBidi"/>
              <w:noProof/>
              <w:lang w:val="nl-NL"/>
            </w:rPr>
          </w:pPr>
          <w:del w:id="128" w:author="Kachung -" w:date="2020-03-19T15:00:00Z">
            <w:r w:rsidRPr="00C92678" w:rsidDel="00C92678">
              <w:rPr>
                <w:noProof/>
                <w:rPrChange w:id="129" w:author="Kachung -" w:date="2020-03-19T15:00:00Z">
                  <w:rPr>
                    <w:rStyle w:val="Hyperlink"/>
                    <w:noProof/>
                  </w:rPr>
                </w:rPrChange>
              </w:rPr>
              <w:delText>Eindscherm</w:delText>
            </w:r>
            <w:r w:rsidDel="00C92678">
              <w:rPr>
                <w:noProof/>
                <w:webHidden/>
              </w:rPr>
              <w:tab/>
              <w:delText>5</w:delText>
            </w:r>
          </w:del>
        </w:p>
        <w:p w14:paraId="51040344" w14:textId="7908FEA1" w:rsidR="00320EDE" w:rsidDel="00C92678" w:rsidRDefault="00320EDE">
          <w:pPr>
            <w:pStyle w:val="Inhopg1"/>
            <w:tabs>
              <w:tab w:val="right" w:leader="dot" w:pos="9019"/>
            </w:tabs>
            <w:rPr>
              <w:del w:id="130" w:author="Kachung -" w:date="2020-03-19T15:00:00Z"/>
              <w:rFonts w:asciiTheme="minorHAnsi" w:eastAsiaTheme="minorEastAsia" w:hAnsiTheme="minorHAnsi" w:cstheme="minorBidi"/>
              <w:noProof/>
              <w:lang w:val="nl-NL"/>
            </w:rPr>
          </w:pPr>
          <w:del w:id="131" w:author="Kachung -" w:date="2020-03-19T15:00:00Z">
            <w:r w:rsidRPr="00C92678" w:rsidDel="00C92678">
              <w:rPr>
                <w:noProof/>
                <w:rPrChange w:id="132" w:author="Kachung -" w:date="2020-03-19T15:00:00Z">
                  <w:rPr>
                    <w:rStyle w:val="Hyperlink"/>
                    <w:noProof/>
                  </w:rPr>
                </w:rPrChange>
              </w:rPr>
              <w:delText>MoSCoW prioriteiten</w:delText>
            </w:r>
            <w:r w:rsidDel="00C92678">
              <w:rPr>
                <w:noProof/>
                <w:webHidden/>
              </w:rPr>
              <w:tab/>
              <w:delText>6</w:delText>
            </w:r>
          </w:del>
        </w:p>
        <w:p w14:paraId="21FE2810" w14:textId="691D5455" w:rsidR="00320EDE" w:rsidDel="00C92678" w:rsidRDefault="00320EDE">
          <w:pPr>
            <w:pStyle w:val="Inhopg2"/>
            <w:tabs>
              <w:tab w:val="right" w:leader="dot" w:pos="9019"/>
            </w:tabs>
            <w:rPr>
              <w:del w:id="133" w:author="Kachung -" w:date="2020-03-19T15:00:00Z"/>
              <w:rFonts w:asciiTheme="minorHAnsi" w:eastAsiaTheme="minorEastAsia" w:hAnsiTheme="minorHAnsi" w:cstheme="minorBidi"/>
              <w:noProof/>
              <w:lang w:val="nl-NL"/>
            </w:rPr>
          </w:pPr>
          <w:del w:id="134" w:author="Kachung -" w:date="2020-03-19T15:00:00Z">
            <w:r w:rsidRPr="00C92678" w:rsidDel="00C92678">
              <w:rPr>
                <w:noProof/>
                <w:rPrChange w:id="135" w:author="Kachung -" w:date="2020-03-19T15:00:00Z">
                  <w:rPr>
                    <w:rStyle w:val="Hyperlink"/>
                    <w:noProof/>
                  </w:rPr>
                </w:rPrChange>
              </w:rPr>
              <w:delText>Must have</w:delText>
            </w:r>
            <w:r w:rsidDel="00C92678">
              <w:rPr>
                <w:noProof/>
                <w:webHidden/>
              </w:rPr>
              <w:tab/>
              <w:delText>6</w:delText>
            </w:r>
          </w:del>
        </w:p>
        <w:p w14:paraId="2E53B7EB" w14:textId="253925CF" w:rsidR="00320EDE" w:rsidDel="00C92678" w:rsidRDefault="00320EDE">
          <w:pPr>
            <w:pStyle w:val="Inhopg2"/>
            <w:tabs>
              <w:tab w:val="right" w:leader="dot" w:pos="9019"/>
            </w:tabs>
            <w:rPr>
              <w:del w:id="136" w:author="Kachung -" w:date="2020-03-19T15:00:00Z"/>
              <w:rFonts w:asciiTheme="minorHAnsi" w:eastAsiaTheme="minorEastAsia" w:hAnsiTheme="minorHAnsi" w:cstheme="minorBidi"/>
              <w:noProof/>
              <w:lang w:val="nl-NL"/>
            </w:rPr>
          </w:pPr>
          <w:del w:id="137" w:author="Kachung -" w:date="2020-03-19T15:00:00Z">
            <w:r w:rsidRPr="00C92678" w:rsidDel="00C92678">
              <w:rPr>
                <w:noProof/>
                <w:rPrChange w:id="138" w:author="Kachung -" w:date="2020-03-19T15:00:00Z">
                  <w:rPr>
                    <w:rStyle w:val="Hyperlink"/>
                    <w:noProof/>
                  </w:rPr>
                </w:rPrChange>
              </w:rPr>
              <w:delText>Should have</w:delText>
            </w:r>
            <w:r w:rsidDel="00C92678">
              <w:rPr>
                <w:noProof/>
                <w:webHidden/>
              </w:rPr>
              <w:tab/>
              <w:delText>6</w:delText>
            </w:r>
          </w:del>
        </w:p>
        <w:p w14:paraId="5CC37E7F" w14:textId="1C6C4361" w:rsidR="00320EDE" w:rsidDel="00C92678" w:rsidRDefault="00320EDE">
          <w:pPr>
            <w:pStyle w:val="Inhopg2"/>
            <w:tabs>
              <w:tab w:val="right" w:leader="dot" w:pos="9019"/>
            </w:tabs>
            <w:rPr>
              <w:del w:id="139" w:author="Kachung -" w:date="2020-03-19T15:00:00Z"/>
              <w:rFonts w:asciiTheme="minorHAnsi" w:eastAsiaTheme="minorEastAsia" w:hAnsiTheme="minorHAnsi" w:cstheme="minorBidi"/>
              <w:noProof/>
              <w:lang w:val="nl-NL"/>
            </w:rPr>
          </w:pPr>
          <w:del w:id="140" w:author="Kachung -" w:date="2020-03-19T15:00:00Z">
            <w:r w:rsidRPr="00C92678" w:rsidDel="00C92678">
              <w:rPr>
                <w:noProof/>
                <w:rPrChange w:id="141" w:author="Kachung -" w:date="2020-03-19T15:00:00Z">
                  <w:rPr>
                    <w:rStyle w:val="Hyperlink"/>
                    <w:noProof/>
                  </w:rPr>
                </w:rPrChange>
              </w:rPr>
              <w:delText>Could have</w:delText>
            </w:r>
            <w:r w:rsidDel="00C92678">
              <w:rPr>
                <w:noProof/>
                <w:webHidden/>
              </w:rPr>
              <w:tab/>
              <w:delText>6</w:delText>
            </w:r>
          </w:del>
        </w:p>
        <w:p w14:paraId="52D8BCF4" w14:textId="0061972A" w:rsidR="00320EDE" w:rsidDel="00C92678" w:rsidRDefault="00320EDE">
          <w:pPr>
            <w:pStyle w:val="Inhopg2"/>
            <w:tabs>
              <w:tab w:val="right" w:leader="dot" w:pos="9019"/>
            </w:tabs>
            <w:rPr>
              <w:del w:id="142" w:author="Kachung -" w:date="2020-03-19T15:00:00Z"/>
              <w:rFonts w:asciiTheme="minorHAnsi" w:eastAsiaTheme="minorEastAsia" w:hAnsiTheme="minorHAnsi" w:cstheme="minorBidi"/>
              <w:noProof/>
              <w:lang w:val="nl-NL"/>
            </w:rPr>
          </w:pPr>
          <w:del w:id="143" w:author="Kachung -" w:date="2020-03-19T15:00:00Z">
            <w:r w:rsidRPr="00C92678" w:rsidDel="00C92678">
              <w:rPr>
                <w:noProof/>
                <w:rPrChange w:id="144" w:author="Kachung -" w:date="2020-03-19T15:00:00Z">
                  <w:rPr>
                    <w:rStyle w:val="Hyperlink"/>
                    <w:noProof/>
                  </w:rPr>
                </w:rPrChange>
              </w:rPr>
              <w:delText>(probably) Won't have</w:delText>
            </w:r>
            <w:r w:rsidDel="00C92678">
              <w:rPr>
                <w:noProof/>
                <w:webHidden/>
              </w:rPr>
              <w:tab/>
              <w:delText>6</w:delText>
            </w:r>
          </w:del>
        </w:p>
        <w:p w14:paraId="5FD5CF47" w14:textId="63E1D3B7" w:rsidR="00320EDE" w:rsidRDefault="00320EDE">
          <w:r>
            <w:rPr>
              <w:b/>
              <w:bCs/>
            </w:rPr>
            <w:fldChar w:fldCharType="end"/>
          </w:r>
        </w:p>
      </w:sdtContent>
    </w:sdt>
    <w:p w14:paraId="287DD38D" w14:textId="77777777" w:rsidR="00320EDE" w:rsidRDefault="00320EDE">
      <w:pPr>
        <w:rPr>
          <w:sz w:val="40"/>
          <w:szCs w:val="40"/>
        </w:rPr>
      </w:pPr>
      <w:r>
        <w:br w:type="page"/>
      </w:r>
    </w:p>
    <w:p w14:paraId="7E298C41" w14:textId="661801EC" w:rsidR="006D2DB1" w:rsidRDefault="00964112" w:rsidP="00B46A2E">
      <w:pPr>
        <w:pStyle w:val="Kop1"/>
      </w:pPr>
      <w:bookmarkStart w:id="145" w:name="_Toc35617034"/>
      <w:ins w:id="146" w:author="Kachung -" w:date="2020-03-19T15:42:00Z">
        <w:r>
          <w:lastRenderedPageBreak/>
          <w:t xml:space="preserve">1. </w:t>
        </w:r>
      </w:ins>
      <w:r w:rsidR="00175B1C">
        <w:t>Inleiding</w:t>
      </w:r>
      <w:bookmarkEnd w:id="145"/>
    </w:p>
    <w:p w14:paraId="146B6ED0" w14:textId="77777777" w:rsidR="00424045" w:rsidRDefault="00424045">
      <w:pPr>
        <w:rPr>
          <w:ins w:id="147" w:author="Kachung -" w:date="2020-03-19T15:04:00Z"/>
        </w:rPr>
        <w:pPrChange w:id="148" w:author="Kachung -" w:date="2020-03-19T15:05:00Z">
          <w:pPr>
            <w:pStyle w:val="Lijstalinea"/>
            <w:numPr>
              <w:numId w:val="5"/>
            </w:numPr>
            <w:ind w:hanging="360"/>
          </w:pPr>
        </w:pPrChange>
      </w:pPr>
      <w:ins w:id="149" w:author="Kachung -" w:date="2020-03-19T15:04:00Z">
        <w:r>
          <w:t>In dit document beschrijven wij het functioneel ontwerp van het spel Bubble Trouble.</w:t>
        </w:r>
      </w:ins>
    </w:p>
    <w:p w14:paraId="1AF6971F" w14:textId="19012B69" w:rsidR="006D2DB1" w:rsidRDefault="00175B1C">
      <w:pPr>
        <w:rPr>
          <w:ins w:id="150" w:author="Kachung -" w:date="2020-03-19T15:01:00Z"/>
        </w:rPr>
      </w:pPr>
      <w:r>
        <w:t xml:space="preserve">Het spel dat we maken is gebaseerd op een flash game uit 2004 genaamd </w:t>
      </w:r>
      <w:ins w:id="151" w:author="Wal Bart van der" w:date="2020-03-17T16:40:00Z">
        <w:r w:rsidR="00C74110">
          <w:t>“</w:t>
        </w:r>
      </w:ins>
      <w:del w:id="152" w:author="Wal Bart van der" w:date="2020-03-17T16:40:00Z">
        <w:r w:rsidDel="00C74110">
          <w:delText xml:space="preserve">bubble </w:delText>
        </w:r>
      </w:del>
      <w:ins w:id="153" w:author="Wal Bart van der" w:date="2020-03-17T16:40:00Z">
        <w:r w:rsidR="00C74110">
          <w:t xml:space="preserve">Bubble </w:t>
        </w:r>
      </w:ins>
      <w:r>
        <w:t>struggle</w:t>
      </w:r>
      <w:ins w:id="154" w:author="Wal Bart van der" w:date="2020-03-17T16:40:00Z">
        <w:r w:rsidR="00C74110">
          <w:t>”</w:t>
        </w:r>
      </w:ins>
      <w:r>
        <w:t xml:space="preserve">. Het doel van het spel is om alle bubbels te vernietigen binnen </w:t>
      </w:r>
      <w:ins w:id="155" w:author="Wal Bart van der" w:date="2020-03-17T16:40:00Z">
        <w:r w:rsidR="00C74110">
          <w:t>de</w:t>
        </w:r>
      </w:ins>
      <w:del w:id="156" w:author="Wal Bart van der" w:date="2020-03-17T16:40:00Z">
        <w:r w:rsidDel="00C74110">
          <w:delText>het</w:delText>
        </w:r>
      </w:del>
      <w:r>
        <w:t xml:space="preserve"> tijdslimiet en daarmee zo veel mogelijk punten te verdienen. </w:t>
      </w:r>
      <w:del w:id="157" w:author="Kachung -" w:date="2020-03-19T15:05:00Z">
        <w:r w:rsidDel="00424045">
          <w:delText>Je ziet h</w:delText>
        </w:r>
      </w:del>
      <w:del w:id="158" w:author="Kachung -" w:date="2020-03-20T17:28:00Z">
        <w:r w:rsidDel="007E2272">
          <w:delText xml:space="preserve">et spel van de </w:delText>
        </w:r>
        <w:commentRangeStart w:id="159"/>
        <w:commentRangeStart w:id="160"/>
        <w:r w:rsidDel="007E2272">
          <w:delText>zijkant</w:delText>
        </w:r>
        <w:commentRangeEnd w:id="159"/>
        <w:r w:rsidR="00C240BF" w:rsidDel="007E2272">
          <w:rPr>
            <w:rStyle w:val="Verwijzingopmerking"/>
          </w:rPr>
          <w:commentReference w:id="159"/>
        </w:r>
        <w:commentRangeEnd w:id="160"/>
        <w:r w:rsidR="00DB405F" w:rsidDel="007E2272">
          <w:rPr>
            <w:rStyle w:val="Verwijzingopmerking"/>
          </w:rPr>
          <w:commentReference w:id="160"/>
        </w:r>
        <w:r w:rsidDel="007E2272">
          <w:delText>.</w:delText>
        </w:r>
      </w:del>
      <w:ins w:id="161" w:author="Kachung -" w:date="2020-03-19T15:05:00Z">
        <w:r w:rsidR="00424045">
          <w:t xml:space="preserve">In dit document </w:t>
        </w:r>
      </w:ins>
      <w:ins w:id="162" w:author="Kachung -" w:date="2020-03-19T16:07:00Z">
        <w:r w:rsidR="00CB226F">
          <w:t>zetten</w:t>
        </w:r>
      </w:ins>
      <w:ins w:id="163" w:author="Kachung -" w:date="2020-03-19T15:05:00Z">
        <w:r w:rsidR="00424045">
          <w:t xml:space="preserve"> we eerst de </w:t>
        </w:r>
      </w:ins>
      <w:ins w:id="164" w:author="Kachung -" w:date="2020-03-19T15:40:00Z">
        <w:r w:rsidR="0019621B">
          <w:t>minimum eisen die het spel nodig heeft</w:t>
        </w:r>
      </w:ins>
      <w:ins w:id="165" w:author="Kachung -" w:date="2020-03-19T16:08:00Z">
        <w:r w:rsidR="00CB226F">
          <w:t xml:space="preserve"> op een rij</w:t>
        </w:r>
      </w:ins>
      <w:ins w:id="166" w:author="Kachung -" w:date="2020-03-19T15:40:00Z">
        <w:r w:rsidR="0019621B">
          <w:t xml:space="preserve"> om dit spel succesvol af te ronden. Daarna beschrijven</w:t>
        </w:r>
      </w:ins>
      <w:ins w:id="167" w:author="Kachung -" w:date="2020-03-19T15:41:00Z">
        <w:r w:rsidR="0019621B">
          <w:t xml:space="preserve"> we de </w:t>
        </w:r>
      </w:ins>
      <w:ins w:id="168" w:author="Kachung -" w:date="2020-03-19T15:06:00Z">
        <w:r w:rsidR="00424045">
          <w:t xml:space="preserve">aanwezige acties en </w:t>
        </w:r>
      </w:ins>
      <w:ins w:id="169" w:author="Kachung -" w:date="2020-03-19T15:07:00Z">
        <w:r w:rsidR="00424045">
          <w:t>objecten</w:t>
        </w:r>
      </w:ins>
      <w:ins w:id="170" w:author="Kachung -" w:date="2020-03-19T15:12:00Z">
        <w:r w:rsidR="00415B99">
          <w:t xml:space="preserve"> binnen het spel. Daarna beschrijven</w:t>
        </w:r>
      </w:ins>
      <w:ins w:id="171" w:author="Kachung -" w:date="2020-03-19T15:10:00Z">
        <w:r w:rsidR="007A79C4">
          <w:t xml:space="preserve"> </w:t>
        </w:r>
      </w:ins>
      <w:ins w:id="172" w:author="Kachung -" w:date="2020-03-19T15:32:00Z">
        <w:r w:rsidR="006268B1">
          <w:t>we de aanwezige elementen binnen elk scherm en de werking van het spel.</w:t>
        </w:r>
      </w:ins>
      <w:ins w:id="173" w:author="Kachung -" w:date="2020-03-19T15:33:00Z">
        <w:r w:rsidR="006268B1">
          <w:t xml:space="preserve"> Vervolgens prioriteren wij de </w:t>
        </w:r>
      </w:ins>
      <w:ins w:id="174" w:author="Kachung -" w:date="2020-03-19T15:34:00Z">
        <w:r w:rsidR="006268B1">
          <w:t>ontwikkeling van het spel in de vorm van de MoSCoW methode. Als laatst schrijven we de conclusie voor dit document.</w:t>
        </w:r>
      </w:ins>
    </w:p>
    <w:p w14:paraId="1DBEF849" w14:textId="4247BF84" w:rsidR="008B74C3" w:rsidRDefault="008B74C3">
      <w:pPr>
        <w:rPr>
          <w:ins w:id="175" w:author="Kachung -" w:date="2020-03-19T15:01:00Z"/>
        </w:rPr>
      </w:pPr>
    </w:p>
    <w:p w14:paraId="558B113B" w14:textId="360723C3" w:rsidR="008B74C3" w:rsidRDefault="008B74C3">
      <w:pPr>
        <w:rPr>
          <w:ins w:id="176" w:author="Wal Bart van der" w:date="2020-03-17T17:01:00Z"/>
        </w:rPr>
      </w:pPr>
    </w:p>
    <w:p w14:paraId="01103D55" w14:textId="46C2AD7E" w:rsidR="00C240BF" w:rsidDel="00424045" w:rsidRDefault="00C240BF">
      <w:pPr>
        <w:rPr>
          <w:ins w:id="177" w:author="Wal Bart van der" w:date="2020-03-17T17:01:00Z"/>
          <w:del w:id="178" w:author="Kachung -" w:date="2020-03-19T15:04:00Z"/>
        </w:rPr>
      </w:pPr>
    </w:p>
    <w:p w14:paraId="670D9AC7" w14:textId="77777777" w:rsidR="00C240BF" w:rsidRDefault="00C240BF"/>
    <w:p w14:paraId="0FF7A747" w14:textId="77777777" w:rsidR="006D2DB1" w:rsidRDefault="006D2DB1"/>
    <w:p w14:paraId="0016F426" w14:textId="77777777" w:rsidR="00A87D61" w:rsidRDefault="00A87D61">
      <w:pPr>
        <w:rPr>
          <w:ins w:id="179" w:author="Kachung -" w:date="2020-03-19T14:59:00Z"/>
          <w:sz w:val="40"/>
          <w:szCs w:val="40"/>
        </w:rPr>
      </w:pPr>
      <w:bookmarkStart w:id="180" w:name="_tumm5ptfxyul" w:colFirst="0" w:colLast="0"/>
      <w:bookmarkEnd w:id="180"/>
      <w:ins w:id="181" w:author="Kachung -" w:date="2020-03-19T14:59:00Z">
        <w:r>
          <w:br w:type="page"/>
        </w:r>
      </w:ins>
    </w:p>
    <w:p w14:paraId="2E1F2F5F" w14:textId="7DDF3B5E" w:rsidR="00964112" w:rsidRDefault="00964112" w:rsidP="00964112">
      <w:pPr>
        <w:pStyle w:val="Kop1"/>
        <w:rPr>
          <w:ins w:id="182" w:author="Kachung -" w:date="2020-03-19T15:42:00Z"/>
        </w:rPr>
      </w:pPr>
      <w:bookmarkStart w:id="183" w:name="_Toc35617035"/>
      <w:ins w:id="184" w:author="Kachung -" w:date="2020-03-19T15:41:00Z">
        <w:r>
          <w:lastRenderedPageBreak/>
          <w:t xml:space="preserve">2. </w:t>
        </w:r>
      </w:ins>
      <w:ins w:id="185" w:author="Kachung -" w:date="2020-03-19T15:42:00Z">
        <w:r>
          <w:t>Eisen</w:t>
        </w:r>
      </w:ins>
      <w:ins w:id="186" w:author="Kachung -" w:date="2020-03-20T03:03:00Z">
        <w:r w:rsidR="00125684">
          <w:t xml:space="preserve"> spel</w:t>
        </w:r>
      </w:ins>
      <w:bookmarkEnd w:id="183"/>
    </w:p>
    <w:p w14:paraId="03D9755B" w14:textId="77777777" w:rsidR="00964112" w:rsidRDefault="00964112" w:rsidP="00964112">
      <w:pPr>
        <w:pStyle w:val="Kop2"/>
        <w:rPr>
          <w:ins w:id="187" w:author="Kachung -" w:date="2020-03-19T15:42:00Z"/>
        </w:rPr>
      </w:pPr>
      <w:bookmarkStart w:id="188" w:name="_Toc35617036"/>
      <w:ins w:id="189" w:author="Kachung -" w:date="2020-03-19T15:42:00Z">
        <w:r>
          <w:t>2.1 Inleiding</w:t>
        </w:r>
        <w:bookmarkEnd w:id="188"/>
      </w:ins>
    </w:p>
    <w:p w14:paraId="6653699E" w14:textId="7272E58E" w:rsidR="00780E84" w:rsidRDefault="00964112" w:rsidP="00964112">
      <w:pPr>
        <w:rPr>
          <w:ins w:id="190" w:author="Kachung -" w:date="2020-03-19T15:44:00Z"/>
        </w:rPr>
      </w:pPr>
      <w:ins w:id="191" w:author="Kachung -" w:date="2020-03-19T15:43:00Z">
        <w:r>
          <w:t xml:space="preserve">In dit hoofdstuk </w:t>
        </w:r>
      </w:ins>
      <w:ins w:id="192" w:author="Kachung -" w:date="2020-03-19T16:08:00Z">
        <w:r w:rsidR="00CB226F">
          <w:t xml:space="preserve">zetten we de minimale eisen op een rij om </w:t>
        </w:r>
      </w:ins>
      <w:ins w:id="193" w:author="Kachung -" w:date="2020-03-19T16:11:00Z">
        <w:r w:rsidR="00780E84">
          <w:t xml:space="preserve">dit spel </w:t>
        </w:r>
      </w:ins>
      <w:ins w:id="194" w:author="Kachung -" w:date="2020-03-19T16:08:00Z">
        <w:r w:rsidR="00CB226F">
          <w:t>succesvol af te ronden</w:t>
        </w:r>
      </w:ins>
      <w:ins w:id="195" w:author="Kachung -" w:date="2020-03-19T16:15:00Z">
        <w:r w:rsidR="00780E84">
          <w:t xml:space="preserve"> en </w:t>
        </w:r>
      </w:ins>
      <w:ins w:id="196" w:author="Kachung -" w:date="2020-03-19T16:16:00Z">
        <w:r w:rsidR="00861D6F">
          <w:t xml:space="preserve">beschrijven we </w:t>
        </w:r>
      </w:ins>
      <w:ins w:id="197" w:author="Kachung -" w:date="2020-03-20T02:11:00Z">
        <w:r w:rsidR="0035441B">
          <w:t xml:space="preserve">kort </w:t>
        </w:r>
      </w:ins>
      <w:ins w:id="198" w:author="Kachung -" w:date="2020-03-19T16:15:00Z">
        <w:r w:rsidR="00780E84">
          <w:t>hoe w</w:t>
        </w:r>
      </w:ins>
      <w:ins w:id="199" w:author="Kachung -" w:date="2020-03-20T02:12:00Z">
        <w:r w:rsidR="0035441B">
          <w:t>e</w:t>
        </w:r>
      </w:ins>
      <w:ins w:id="200" w:author="Kachung -" w:date="2020-03-19T16:17:00Z">
        <w:r w:rsidR="00B46A2E">
          <w:t xml:space="preserve"> dit kunnen bereike</w:t>
        </w:r>
      </w:ins>
      <w:ins w:id="201" w:author="Kachung -" w:date="2020-03-19T16:18:00Z">
        <w:r w:rsidR="00B46A2E">
          <w:t>n.</w:t>
        </w:r>
      </w:ins>
    </w:p>
    <w:p w14:paraId="342FF10A" w14:textId="77777777" w:rsidR="00964112" w:rsidRDefault="00964112" w:rsidP="00964112">
      <w:pPr>
        <w:rPr>
          <w:ins w:id="202" w:author="Kachung -" w:date="2020-03-19T15:44:00Z"/>
        </w:rPr>
      </w:pPr>
    </w:p>
    <w:p w14:paraId="3F1B72C6" w14:textId="77777777" w:rsidR="00964112" w:rsidRDefault="00964112" w:rsidP="00964112">
      <w:pPr>
        <w:pStyle w:val="Kop2"/>
        <w:rPr>
          <w:ins w:id="203" w:author="Kachung -" w:date="2020-03-19T15:44:00Z"/>
        </w:rPr>
      </w:pPr>
      <w:bookmarkStart w:id="204" w:name="_Toc35617037"/>
      <w:ins w:id="205" w:author="Kachung -" w:date="2020-03-19T15:44:00Z">
        <w:r>
          <w:t>2.2 Eisen</w:t>
        </w:r>
        <w:bookmarkEnd w:id="204"/>
      </w:ins>
    </w:p>
    <w:p w14:paraId="411E2CC6" w14:textId="0BFAEDF4" w:rsidR="003E127A" w:rsidRDefault="003E127A" w:rsidP="003E127A">
      <w:pPr>
        <w:numPr>
          <w:ilvl w:val="0"/>
          <w:numId w:val="6"/>
        </w:numPr>
        <w:rPr>
          <w:ins w:id="206" w:author="Kachung -" w:date="2020-03-19T16:15:00Z"/>
          <w:lang w:val="nl-NL"/>
        </w:rPr>
      </w:pPr>
      <w:ins w:id="207" w:author="Kachung -" w:date="2020-03-19T15:55:00Z">
        <w:r w:rsidRPr="003E127A">
          <w:rPr>
            <w:lang w:val="nl-NL"/>
          </w:rPr>
          <w:t>Het FO is verzorgd (zie ook de ICA-controlekaart) en bevat voldoende informatie om het TO en de realisatie op te baseren.</w:t>
        </w:r>
      </w:ins>
    </w:p>
    <w:p w14:paraId="3D3A866D" w14:textId="110E5D0E" w:rsidR="00105CA0" w:rsidRDefault="00105CA0" w:rsidP="000E6B16">
      <w:pPr>
        <w:numPr>
          <w:ilvl w:val="1"/>
          <w:numId w:val="6"/>
        </w:numPr>
        <w:rPr>
          <w:ins w:id="208" w:author="Kachung -" w:date="2020-03-19T18:09:00Z"/>
          <w:lang w:val="nl-NL"/>
        </w:rPr>
      </w:pPr>
      <w:ins w:id="209" w:author="Kachung -" w:date="2020-03-19T17:20:00Z">
        <w:r>
          <w:rPr>
            <w:lang w:val="nl-NL"/>
          </w:rPr>
          <w:t>Om het Functioneel ontwerp te verzorgen, kijken wij naar de Controlekaart van de ICA en moet</w:t>
        </w:r>
      </w:ins>
      <w:ins w:id="210" w:author="Kachung -" w:date="2020-03-19T17:45:00Z">
        <w:r w:rsidR="00A0027C">
          <w:rPr>
            <w:lang w:val="nl-NL"/>
          </w:rPr>
          <w:t>en we aan de punten voldoen die daarin staan.</w:t>
        </w:r>
      </w:ins>
    </w:p>
    <w:p w14:paraId="744C58F9" w14:textId="11C5BEE4" w:rsidR="00B46A2E" w:rsidRPr="00CD0F49" w:rsidRDefault="00CD0F49">
      <w:pPr>
        <w:numPr>
          <w:ilvl w:val="1"/>
          <w:numId w:val="6"/>
        </w:numPr>
        <w:rPr>
          <w:ins w:id="211" w:author="Kachung -" w:date="2020-03-19T15:55:00Z"/>
          <w:lang w:val="nl-NL"/>
        </w:rPr>
        <w:pPrChange w:id="212" w:author="Kachung -" w:date="2020-03-19T18:10:00Z">
          <w:pPr>
            <w:numPr>
              <w:numId w:val="6"/>
            </w:numPr>
            <w:tabs>
              <w:tab w:val="num" w:pos="720"/>
            </w:tabs>
            <w:ind w:left="720" w:hanging="360"/>
          </w:pPr>
        </w:pPrChange>
      </w:pPr>
      <w:ins w:id="213" w:author="Kachung -" w:date="2020-03-19T18:10:00Z">
        <w:r>
          <w:rPr>
            <w:lang w:val="nl-NL"/>
          </w:rPr>
          <w:t xml:space="preserve">Om de TO en de realisatie hierop te baseren, zullen wij de basis van dit spel al </w:t>
        </w:r>
      </w:ins>
      <w:ins w:id="214" w:author="Kachung -" w:date="2020-03-19T21:28:00Z">
        <w:r w:rsidR="00FE79A3">
          <w:rPr>
            <w:lang w:val="nl-NL"/>
          </w:rPr>
          <w:t>in dit document</w:t>
        </w:r>
      </w:ins>
      <w:ins w:id="215" w:author="Kachung -" w:date="2020-03-19T18:10:00Z">
        <w:r>
          <w:rPr>
            <w:lang w:val="nl-NL"/>
          </w:rPr>
          <w:t xml:space="preserve"> uit moeten denken.</w:t>
        </w:r>
      </w:ins>
      <w:ins w:id="216" w:author="Kachung -" w:date="2020-03-19T21:28:00Z">
        <w:r w:rsidR="00FE79A3">
          <w:rPr>
            <w:lang w:val="nl-NL"/>
          </w:rPr>
          <w:t xml:space="preserve"> Ook zullen beslissingen al hierin opgenomen moeten worden</w:t>
        </w:r>
      </w:ins>
    </w:p>
    <w:p w14:paraId="3DA888AA" w14:textId="56C763C6" w:rsidR="003E127A" w:rsidRDefault="003E127A" w:rsidP="003E127A">
      <w:pPr>
        <w:numPr>
          <w:ilvl w:val="0"/>
          <w:numId w:val="6"/>
        </w:numPr>
        <w:rPr>
          <w:ins w:id="217" w:author="Kachung -" w:date="2020-03-19T16:18:00Z"/>
          <w:lang w:val="nl-NL"/>
        </w:rPr>
      </w:pPr>
      <w:ins w:id="218" w:author="Kachung -" w:date="2020-03-19T15:55:00Z">
        <w:r w:rsidRPr="003E127A">
          <w:rPr>
            <w:lang w:val="nl-NL"/>
          </w:rPr>
          <w:t>Het TO is verzorgd (zie ook de ICA-controlekaart), bevat voldoende informatie om de realisatie op te baseren en is in lijn met het FO.</w:t>
        </w:r>
      </w:ins>
    </w:p>
    <w:p w14:paraId="3A4B8815" w14:textId="618C440F" w:rsidR="00B46A2E" w:rsidRDefault="004D2C43" w:rsidP="00B46A2E">
      <w:pPr>
        <w:numPr>
          <w:ilvl w:val="1"/>
          <w:numId w:val="6"/>
        </w:numPr>
        <w:rPr>
          <w:ins w:id="219" w:author="Kachung -" w:date="2020-03-19T21:39:00Z"/>
          <w:lang w:val="nl-NL"/>
        </w:rPr>
      </w:pPr>
      <w:ins w:id="220" w:author="Kachung -" w:date="2020-03-19T21:39:00Z">
        <w:r>
          <w:rPr>
            <w:lang w:val="nl-NL"/>
          </w:rPr>
          <w:t xml:space="preserve">Het </w:t>
        </w:r>
      </w:ins>
      <w:ins w:id="221" w:author="Kachung -" w:date="2020-03-20T02:11:00Z">
        <w:r w:rsidR="0035441B">
          <w:rPr>
            <w:lang w:val="nl-NL"/>
          </w:rPr>
          <w:t xml:space="preserve">verzorgen van de TO </w:t>
        </w:r>
      </w:ins>
      <w:ins w:id="222" w:author="Kachung -" w:date="2020-03-19T21:39:00Z">
        <w:r>
          <w:rPr>
            <w:lang w:val="nl-NL"/>
          </w:rPr>
          <w:t xml:space="preserve">gebeurt op </w:t>
        </w:r>
      </w:ins>
      <w:ins w:id="223" w:author="Kachung -" w:date="2020-03-20T02:11:00Z">
        <w:r w:rsidR="0035441B">
          <w:rPr>
            <w:lang w:val="nl-NL"/>
          </w:rPr>
          <w:t>de</w:t>
        </w:r>
      </w:ins>
      <w:ins w:id="224" w:author="Kachung -" w:date="2020-03-19T21:39:00Z">
        <w:r>
          <w:rPr>
            <w:lang w:val="nl-NL"/>
          </w:rPr>
          <w:t>zelfde manier als de FO</w:t>
        </w:r>
      </w:ins>
    </w:p>
    <w:p w14:paraId="07727998" w14:textId="1308DB4C" w:rsidR="004D2C43" w:rsidRPr="003E127A" w:rsidRDefault="004D2C43">
      <w:pPr>
        <w:numPr>
          <w:ilvl w:val="1"/>
          <w:numId w:val="6"/>
        </w:numPr>
        <w:rPr>
          <w:ins w:id="225" w:author="Kachung -" w:date="2020-03-19T15:55:00Z"/>
          <w:lang w:val="nl-NL"/>
        </w:rPr>
        <w:pPrChange w:id="226" w:author="Kachung -" w:date="2020-03-19T16:18:00Z">
          <w:pPr>
            <w:numPr>
              <w:numId w:val="6"/>
            </w:numPr>
            <w:tabs>
              <w:tab w:val="num" w:pos="720"/>
            </w:tabs>
            <w:ind w:left="720" w:hanging="360"/>
          </w:pPr>
        </w:pPrChange>
      </w:pPr>
      <w:ins w:id="227" w:author="Kachung -" w:date="2020-03-19T21:39:00Z">
        <w:r>
          <w:rPr>
            <w:lang w:val="nl-NL"/>
          </w:rPr>
          <w:t xml:space="preserve">In de FO </w:t>
        </w:r>
      </w:ins>
      <w:ins w:id="228" w:author="Kachung -" w:date="2020-03-19T23:15:00Z">
        <w:r w:rsidR="00754860">
          <w:rPr>
            <w:lang w:val="nl-NL"/>
          </w:rPr>
          <w:t>zijn</w:t>
        </w:r>
      </w:ins>
      <w:ins w:id="229" w:author="Kachung -" w:date="2020-03-19T21:39:00Z">
        <w:r>
          <w:rPr>
            <w:lang w:val="nl-NL"/>
          </w:rPr>
          <w:t xml:space="preserve"> een aantal </w:t>
        </w:r>
      </w:ins>
      <w:ins w:id="230" w:author="Kachung -" w:date="2020-03-19T21:40:00Z">
        <w:r>
          <w:rPr>
            <w:lang w:val="nl-NL"/>
          </w:rPr>
          <w:t xml:space="preserve">beslissingen al genomen, maar het kan zijn dat het niet mogelijk is om bepaalde </w:t>
        </w:r>
      </w:ins>
      <w:ins w:id="231" w:author="Kachung -" w:date="2020-03-19T23:14:00Z">
        <w:r w:rsidR="00754860">
          <w:rPr>
            <w:lang w:val="nl-NL"/>
          </w:rPr>
          <w:t>functies te realiseren.</w:t>
        </w:r>
      </w:ins>
      <w:ins w:id="232" w:author="Kachung -" w:date="2020-03-19T23:15:00Z">
        <w:r w:rsidR="00754860">
          <w:rPr>
            <w:lang w:val="nl-NL"/>
          </w:rPr>
          <w:t xml:space="preserve"> In het TO omschrijven we dan hoe het anders zou kunnen, of dat het helemaal niet mogelijk is</w:t>
        </w:r>
        <w:r w:rsidR="00796E57">
          <w:rPr>
            <w:lang w:val="nl-NL"/>
          </w:rPr>
          <w:t xml:space="preserve"> om een functie te implementeren</w:t>
        </w:r>
        <w:r w:rsidR="00754860">
          <w:rPr>
            <w:lang w:val="nl-NL"/>
          </w:rPr>
          <w:t>.</w:t>
        </w:r>
      </w:ins>
    </w:p>
    <w:p w14:paraId="058FA858" w14:textId="5914F5A2" w:rsidR="003E127A" w:rsidRDefault="003E127A" w:rsidP="003E127A">
      <w:pPr>
        <w:numPr>
          <w:ilvl w:val="0"/>
          <w:numId w:val="6"/>
        </w:numPr>
        <w:rPr>
          <w:ins w:id="233" w:author="Kachung -" w:date="2020-03-20T00:32:00Z"/>
          <w:lang w:val="nl-NL"/>
        </w:rPr>
      </w:pPr>
      <w:ins w:id="234" w:author="Kachung -" w:date="2020-03-19T15:55:00Z">
        <w:r w:rsidRPr="003E127A">
          <w:rPr>
            <w:lang w:val="nl-NL"/>
          </w:rPr>
          <w:t xml:space="preserve">Alle zelfgebouwde publieke methoden en zelf toegevoegde publieke attributen zijn voorzien van documentatie (bij voorkeur met </w:t>
        </w:r>
        <w:proofErr w:type="spellStart"/>
        <w:r w:rsidRPr="003E127A">
          <w:rPr>
            <w:lang w:val="nl-NL"/>
          </w:rPr>
          <w:t>Javadoc</w:t>
        </w:r>
        <w:proofErr w:type="spellEnd"/>
        <w:r w:rsidRPr="003E127A">
          <w:rPr>
            <w:lang w:val="nl-NL"/>
          </w:rPr>
          <w:t>, zie bijv. </w:t>
        </w:r>
        <w:r w:rsidRPr="003E127A">
          <w:rPr>
            <w:lang w:val="nl-NL"/>
          </w:rPr>
          <w:fldChar w:fldCharType="begin"/>
        </w:r>
        <w:r w:rsidRPr="003E127A">
          <w:rPr>
            <w:lang w:val="nl-NL"/>
          </w:rPr>
          <w:instrText xml:space="preserve"> HYPERLINK "https://nl.wikipedia.org/wiki/Javadoc" </w:instrText>
        </w:r>
        <w:r w:rsidRPr="003E127A">
          <w:rPr>
            <w:lang w:val="nl-NL"/>
          </w:rPr>
          <w:fldChar w:fldCharType="separate"/>
        </w:r>
        <w:r w:rsidRPr="003E127A">
          <w:rPr>
            <w:rStyle w:val="Hyperlink"/>
            <w:lang w:val="nl-NL"/>
          </w:rPr>
          <w:t>https://nl.wikipedia.org/wiki/Javadoc</w:t>
        </w:r>
        <w:r w:rsidRPr="003E127A">
          <w:fldChar w:fldCharType="end"/>
        </w:r>
        <w:r w:rsidRPr="003E127A">
          <w:rPr>
            <w:lang w:val="nl-NL"/>
          </w:rPr>
          <w:t>)</w:t>
        </w:r>
      </w:ins>
    </w:p>
    <w:p w14:paraId="142039BF" w14:textId="2456AC7D" w:rsidR="002705A2" w:rsidRPr="003E127A" w:rsidRDefault="0035441B">
      <w:pPr>
        <w:numPr>
          <w:ilvl w:val="1"/>
          <w:numId w:val="6"/>
        </w:numPr>
        <w:rPr>
          <w:ins w:id="235" w:author="Kachung -" w:date="2020-03-19T15:55:00Z"/>
          <w:lang w:val="nl-NL"/>
        </w:rPr>
        <w:pPrChange w:id="236" w:author="Kachung -" w:date="2020-03-20T00:32:00Z">
          <w:pPr>
            <w:numPr>
              <w:numId w:val="6"/>
            </w:numPr>
            <w:tabs>
              <w:tab w:val="num" w:pos="720"/>
            </w:tabs>
            <w:ind w:left="720" w:hanging="360"/>
          </w:pPr>
        </w:pPrChange>
      </w:pPr>
      <w:ins w:id="237" w:author="Kachung -" w:date="2020-03-20T02:12:00Z">
        <w:r>
          <w:rPr>
            <w:lang w:val="nl-NL"/>
          </w:rPr>
          <w:t xml:space="preserve">Er moet documentatie gegenereerd worden met behulp van een generator uit </w:t>
        </w:r>
      </w:ins>
      <w:ins w:id="238" w:author="Kachung -" w:date="2020-03-20T02:13:00Z">
        <w:r>
          <w:rPr>
            <w:lang w:val="nl-NL"/>
          </w:rPr>
          <w:t xml:space="preserve">de </w:t>
        </w:r>
        <w:proofErr w:type="spellStart"/>
        <w:r>
          <w:rPr>
            <w:lang w:val="nl-NL"/>
          </w:rPr>
          <w:t>Javadoc</w:t>
        </w:r>
        <w:proofErr w:type="spellEnd"/>
        <w:r>
          <w:rPr>
            <w:lang w:val="nl-NL"/>
          </w:rPr>
          <w:t>. Z</w:t>
        </w:r>
      </w:ins>
      <w:ins w:id="239" w:author="Kachung -" w:date="2020-03-20T00:32:00Z">
        <w:r w:rsidR="002705A2">
          <w:rPr>
            <w:lang w:val="nl-NL"/>
          </w:rPr>
          <w:t>ie Technisch ontwerpdocument</w:t>
        </w:r>
      </w:ins>
      <w:ins w:id="240" w:author="Kachung -" w:date="2020-03-20T02:13:00Z">
        <w:r>
          <w:rPr>
            <w:lang w:val="nl-NL"/>
          </w:rPr>
          <w:t xml:space="preserve"> voor meer informatie.</w:t>
        </w:r>
      </w:ins>
    </w:p>
    <w:p w14:paraId="7339EF7D" w14:textId="6160E884" w:rsidR="003E127A" w:rsidRDefault="003E127A" w:rsidP="003E127A">
      <w:pPr>
        <w:numPr>
          <w:ilvl w:val="0"/>
          <w:numId w:val="6"/>
        </w:numPr>
        <w:rPr>
          <w:ins w:id="241" w:author="Kachung -" w:date="2020-03-20T00:32:00Z"/>
          <w:lang w:val="nl-NL"/>
        </w:rPr>
      </w:pPr>
      <w:ins w:id="242" w:author="Kachung -" w:date="2020-03-19T15:55:00Z">
        <w:r w:rsidRPr="003E127A">
          <w:rPr>
            <w:lang w:val="nl-NL"/>
          </w:rPr>
          <w:t>Er zijn minimaal acht eigen klassen gerealiseerd die voldoende verschillend zijn en die op z'n minst enige functionaliteit bevatten (klassen met vrijwel identiek gedrag dat ook met andere attribuutwaarden te realiseren zou zijn, tellen niet mee, en ook interfaces of volledig abstracte klassen tellen niet mee).</w:t>
        </w:r>
      </w:ins>
    </w:p>
    <w:p w14:paraId="5DC5098F" w14:textId="4A3E27FD" w:rsidR="002705A2" w:rsidRPr="003E127A" w:rsidRDefault="000E48C6">
      <w:pPr>
        <w:numPr>
          <w:ilvl w:val="1"/>
          <w:numId w:val="6"/>
        </w:numPr>
        <w:rPr>
          <w:ins w:id="243" w:author="Kachung -" w:date="2020-03-19T15:55:00Z"/>
          <w:lang w:val="nl-NL"/>
        </w:rPr>
        <w:pPrChange w:id="244" w:author="Kachung -" w:date="2020-03-20T00:32:00Z">
          <w:pPr>
            <w:numPr>
              <w:numId w:val="6"/>
            </w:numPr>
            <w:tabs>
              <w:tab w:val="num" w:pos="720"/>
            </w:tabs>
            <w:ind w:left="720" w:hanging="360"/>
          </w:pPr>
        </w:pPrChange>
      </w:pPr>
      <w:ins w:id="245" w:author="Kachung -" w:date="2020-03-20T02:29:00Z">
        <w:r>
          <w:rPr>
            <w:lang w:val="nl-NL"/>
          </w:rPr>
          <w:t xml:space="preserve">Naast de klassen die wij gebruiken vanuit de </w:t>
        </w:r>
        <w:proofErr w:type="spellStart"/>
        <w:r>
          <w:rPr>
            <w:lang w:val="nl-NL"/>
          </w:rPr>
          <w:t>GameEngine</w:t>
        </w:r>
        <w:proofErr w:type="spellEnd"/>
        <w:r>
          <w:rPr>
            <w:lang w:val="nl-NL"/>
          </w:rPr>
          <w:t xml:space="preserve"> waar wij gebruik van maken, moeten wij ook 8 klassen zelf ontwikkelen. </w:t>
        </w:r>
      </w:ins>
      <w:ins w:id="246" w:author="Kachung -" w:date="2020-03-20T02:13:00Z">
        <w:r w:rsidR="0035441B">
          <w:rPr>
            <w:lang w:val="nl-NL"/>
          </w:rPr>
          <w:t>z</w:t>
        </w:r>
      </w:ins>
      <w:ins w:id="247" w:author="Kachung -" w:date="2020-03-20T00:32:00Z">
        <w:r w:rsidR="002705A2">
          <w:rPr>
            <w:lang w:val="nl-NL"/>
          </w:rPr>
          <w:t>ie Technisch ontwerpdocument</w:t>
        </w:r>
      </w:ins>
      <w:ins w:id="248" w:author="Kachung -" w:date="2020-03-20T02:13:00Z">
        <w:r w:rsidR="0035441B">
          <w:rPr>
            <w:lang w:val="nl-NL"/>
          </w:rPr>
          <w:t xml:space="preserve"> voor mee</w:t>
        </w:r>
      </w:ins>
      <w:ins w:id="249" w:author="Kachung -" w:date="2020-03-20T02:29:00Z">
        <w:r>
          <w:rPr>
            <w:lang w:val="nl-NL"/>
          </w:rPr>
          <w:t>r</w:t>
        </w:r>
      </w:ins>
      <w:ins w:id="250" w:author="Kachung -" w:date="2020-03-20T02:13:00Z">
        <w:r w:rsidR="0035441B">
          <w:rPr>
            <w:lang w:val="nl-NL"/>
          </w:rPr>
          <w:t xml:space="preserve"> informatie.</w:t>
        </w:r>
      </w:ins>
    </w:p>
    <w:p w14:paraId="10A57F1B" w14:textId="46849E93" w:rsidR="003E127A" w:rsidRDefault="003E127A" w:rsidP="003E127A">
      <w:pPr>
        <w:numPr>
          <w:ilvl w:val="0"/>
          <w:numId w:val="6"/>
        </w:numPr>
        <w:rPr>
          <w:ins w:id="251" w:author="Kachung -" w:date="2020-03-20T00:32:00Z"/>
          <w:lang w:val="nl-NL"/>
        </w:rPr>
      </w:pPr>
      <w:ins w:id="252" w:author="Kachung -" w:date="2020-03-19T15:55:00Z">
        <w:r w:rsidRPr="003E127A">
          <w:rPr>
            <w:lang w:val="nl-NL"/>
          </w:rPr>
          <w:t>Er wordt minimaal één van de interfaces uit de engine succesvol toegepast.</w:t>
        </w:r>
      </w:ins>
    </w:p>
    <w:p w14:paraId="68C45241" w14:textId="6C12EF6C" w:rsidR="002705A2" w:rsidRPr="003E127A" w:rsidRDefault="000E48C6">
      <w:pPr>
        <w:numPr>
          <w:ilvl w:val="1"/>
          <w:numId w:val="6"/>
        </w:numPr>
        <w:rPr>
          <w:ins w:id="253" w:author="Kachung -" w:date="2020-03-19T15:55:00Z"/>
          <w:lang w:val="nl-NL"/>
        </w:rPr>
        <w:pPrChange w:id="254" w:author="Kachung -" w:date="2020-03-20T00:32:00Z">
          <w:pPr>
            <w:numPr>
              <w:numId w:val="6"/>
            </w:numPr>
            <w:tabs>
              <w:tab w:val="num" w:pos="720"/>
            </w:tabs>
            <w:ind w:left="720" w:hanging="360"/>
          </w:pPr>
        </w:pPrChange>
      </w:pPr>
      <w:ins w:id="255" w:author="Kachung -" w:date="2020-03-20T02:30:00Z">
        <w:r>
          <w:rPr>
            <w:lang w:val="nl-NL"/>
          </w:rPr>
          <w:t xml:space="preserve">Een </w:t>
        </w:r>
      </w:ins>
      <w:ins w:id="256" w:author="Kachung -" w:date="2020-03-20T02:40:00Z">
        <w:r w:rsidR="005332F9">
          <w:rPr>
            <w:lang w:val="nl-NL"/>
          </w:rPr>
          <w:t>soort van een klasse met abstracte methodes erin</w:t>
        </w:r>
      </w:ins>
      <w:ins w:id="257" w:author="Kachung -" w:date="2020-03-20T02:30:00Z">
        <w:r>
          <w:rPr>
            <w:lang w:val="nl-NL"/>
          </w:rPr>
          <w:t>.</w:t>
        </w:r>
      </w:ins>
      <w:ins w:id="258" w:author="Kachung -" w:date="2020-03-20T02:40:00Z">
        <w:r w:rsidR="005332F9">
          <w:rPr>
            <w:lang w:val="nl-NL"/>
          </w:rPr>
          <w:t xml:space="preserve"> Wij moeten 1 interface van de </w:t>
        </w:r>
        <w:proofErr w:type="spellStart"/>
        <w:r w:rsidR="005332F9">
          <w:rPr>
            <w:lang w:val="nl-NL"/>
          </w:rPr>
          <w:t>GameEngine</w:t>
        </w:r>
        <w:proofErr w:type="spellEnd"/>
        <w:r w:rsidR="005332F9">
          <w:rPr>
            <w:lang w:val="nl-NL"/>
          </w:rPr>
          <w:t xml:space="preserve"> in onze spel toepassen.</w:t>
        </w:r>
      </w:ins>
      <w:ins w:id="259" w:author="Kachung -" w:date="2020-03-20T02:30:00Z">
        <w:r>
          <w:rPr>
            <w:lang w:val="nl-NL"/>
          </w:rPr>
          <w:t xml:space="preserve"> </w:t>
        </w:r>
      </w:ins>
      <w:ins w:id="260" w:author="Kachung -" w:date="2020-03-20T00:32:00Z">
        <w:r w:rsidR="002705A2">
          <w:rPr>
            <w:lang w:val="nl-NL"/>
          </w:rPr>
          <w:t>Zie Technisch ontwerpdocument</w:t>
        </w:r>
      </w:ins>
      <w:ins w:id="261" w:author="Kachung -" w:date="2020-03-20T02:40:00Z">
        <w:r w:rsidR="005332F9">
          <w:rPr>
            <w:lang w:val="nl-NL"/>
          </w:rPr>
          <w:t xml:space="preserve"> voor meer informatie. </w:t>
        </w:r>
      </w:ins>
    </w:p>
    <w:p w14:paraId="3809E97A" w14:textId="315F0BA8" w:rsidR="003E127A" w:rsidRDefault="003E127A" w:rsidP="003E127A">
      <w:pPr>
        <w:numPr>
          <w:ilvl w:val="0"/>
          <w:numId w:val="6"/>
        </w:numPr>
        <w:rPr>
          <w:ins w:id="262" w:author="Kachung -" w:date="2020-03-20T00:32:00Z"/>
          <w:lang w:val="nl-NL"/>
        </w:rPr>
      </w:pPr>
      <w:ins w:id="263" w:author="Kachung -" w:date="2020-03-19T15:55:00Z">
        <w:r w:rsidRPr="003E127A">
          <w:rPr>
            <w:lang w:val="nl-NL"/>
          </w:rPr>
          <w:t xml:space="preserve">Er wordt overerving toegepast binnen de zelfgebouwde </w:t>
        </w:r>
        <w:proofErr w:type="spellStart"/>
        <w:r w:rsidRPr="003E127A">
          <w:rPr>
            <w:lang w:val="nl-NL"/>
          </w:rPr>
          <w:t>klasses</w:t>
        </w:r>
        <w:proofErr w:type="spellEnd"/>
        <w:r w:rsidRPr="003E127A">
          <w:rPr>
            <w:lang w:val="nl-NL"/>
          </w:rPr>
          <w:t xml:space="preserve"> (dus niet alleen overerven van objecten uit de engine).</w:t>
        </w:r>
      </w:ins>
    </w:p>
    <w:p w14:paraId="264F0413" w14:textId="43FA2F39" w:rsidR="002705A2" w:rsidRPr="003E127A" w:rsidRDefault="00BA7EAE">
      <w:pPr>
        <w:numPr>
          <w:ilvl w:val="1"/>
          <w:numId w:val="6"/>
        </w:numPr>
        <w:rPr>
          <w:ins w:id="264" w:author="Kachung -" w:date="2020-03-19T15:55:00Z"/>
          <w:lang w:val="nl-NL"/>
        </w:rPr>
        <w:pPrChange w:id="265" w:author="Kachung -" w:date="2020-03-20T00:32:00Z">
          <w:pPr>
            <w:numPr>
              <w:numId w:val="6"/>
            </w:numPr>
            <w:tabs>
              <w:tab w:val="num" w:pos="720"/>
            </w:tabs>
            <w:ind w:left="720" w:hanging="360"/>
          </w:pPr>
        </w:pPrChange>
      </w:pPr>
      <w:ins w:id="266" w:author="Kachung -" w:date="2020-03-20T02:46:00Z">
        <w:r>
          <w:rPr>
            <w:lang w:val="nl-NL"/>
          </w:rPr>
          <w:t xml:space="preserve">Er moeten dus </w:t>
        </w:r>
        <w:proofErr w:type="spellStart"/>
        <w:r>
          <w:rPr>
            <w:lang w:val="nl-NL"/>
          </w:rPr>
          <w:t>child</w:t>
        </w:r>
        <w:proofErr w:type="spellEnd"/>
        <w:r>
          <w:rPr>
            <w:lang w:val="nl-NL"/>
          </w:rPr>
          <w:t xml:space="preserve"> classes erin zitten die </w:t>
        </w:r>
      </w:ins>
      <w:ins w:id="267" w:author="Kachung -" w:date="2020-03-20T02:47:00Z">
        <w:r>
          <w:rPr>
            <w:lang w:val="nl-NL"/>
          </w:rPr>
          <w:t xml:space="preserve">methodes </w:t>
        </w:r>
      </w:ins>
      <w:ins w:id="268" w:author="Kachung -" w:date="2020-03-20T02:46:00Z">
        <w:r>
          <w:rPr>
            <w:lang w:val="nl-NL"/>
          </w:rPr>
          <w:t xml:space="preserve">van de </w:t>
        </w:r>
        <w:proofErr w:type="spellStart"/>
        <w:r>
          <w:rPr>
            <w:lang w:val="nl-NL"/>
          </w:rPr>
          <w:t>parent</w:t>
        </w:r>
        <w:proofErr w:type="spellEnd"/>
        <w:r>
          <w:rPr>
            <w:lang w:val="nl-NL"/>
          </w:rPr>
          <w:t xml:space="preserve"> classes </w:t>
        </w:r>
      </w:ins>
      <w:ins w:id="269" w:author="Kachung -" w:date="2020-03-20T02:47:00Z">
        <w:r>
          <w:rPr>
            <w:lang w:val="nl-NL"/>
          </w:rPr>
          <w:t xml:space="preserve">kunnen overnemen. </w:t>
        </w:r>
      </w:ins>
      <w:ins w:id="270" w:author="Kachung -" w:date="2020-03-20T00:32:00Z">
        <w:r w:rsidR="002705A2">
          <w:rPr>
            <w:lang w:val="nl-NL"/>
          </w:rPr>
          <w:t>Zie Technisch ontwerpdocument</w:t>
        </w:r>
      </w:ins>
      <w:ins w:id="271" w:author="Kachung -" w:date="2020-03-20T02:47:00Z">
        <w:r>
          <w:rPr>
            <w:lang w:val="nl-NL"/>
          </w:rPr>
          <w:t xml:space="preserve"> voor meer informatie.</w:t>
        </w:r>
      </w:ins>
    </w:p>
    <w:p w14:paraId="4625AD68" w14:textId="77777777" w:rsidR="00BA7EAE" w:rsidRDefault="00BA7EAE">
      <w:pPr>
        <w:rPr>
          <w:ins w:id="272" w:author="Kachung -" w:date="2020-03-20T02:47:00Z"/>
          <w:lang w:val="nl-NL"/>
        </w:rPr>
      </w:pPr>
      <w:ins w:id="273" w:author="Kachung -" w:date="2020-03-20T02:47:00Z">
        <w:r>
          <w:rPr>
            <w:lang w:val="nl-NL"/>
          </w:rPr>
          <w:br w:type="page"/>
        </w:r>
      </w:ins>
    </w:p>
    <w:p w14:paraId="6F4ECFC6" w14:textId="6F80C2B3" w:rsidR="003E127A" w:rsidRDefault="003E127A" w:rsidP="003E127A">
      <w:pPr>
        <w:numPr>
          <w:ilvl w:val="0"/>
          <w:numId w:val="6"/>
        </w:numPr>
        <w:rPr>
          <w:ins w:id="274" w:author="Kachung -" w:date="2020-03-20T02:47:00Z"/>
          <w:lang w:val="nl-NL"/>
        </w:rPr>
      </w:pPr>
      <w:ins w:id="275" w:author="Kachung -" w:date="2020-03-19T15:55:00Z">
        <w:r w:rsidRPr="003E127A">
          <w:rPr>
            <w:lang w:val="nl-NL"/>
          </w:rPr>
          <w:lastRenderedPageBreak/>
          <w:t>Er wordt minimaal eenmaal polymorfie toegepast binnen zelfgebouwde klassen (dus: er is de mogelijkheid van polymorfie ingebouwd, en deze wordt daadwerkelijk gebruikt).</w:t>
        </w:r>
      </w:ins>
    </w:p>
    <w:p w14:paraId="39BA400B" w14:textId="06E905C9" w:rsidR="00BA7EAE" w:rsidRPr="003E127A" w:rsidRDefault="00136740">
      <w:pPr>
        <w:numPr>
          <w:ilvl w:val="1"/>
          <w:numId w:val="6"/>
        </w:numPr>
        <w:rPr>
          <w:ins w:id="276" w:author="Kachung -" w:date="2020-03-19T15:55:00Z"/>
          <w:lang w:val="nl-NL"/>
        </w:rPr>
        <w:pPrChange w:id="277" w:author="Kachung -" w:date="2020-03-20T02:47:00Z">
          <w:pPr>
            <w:numPr>
              <w:numId w:val="6"/>
            </w:numPr>
            <w:tabs>
              <w:tab w:val="num" w:pos="720"/>
            </w:tabs>
            <w:ind w:left="720" w:hanging="360"/>
          </w:pPr>
        </w:pPrChange>
      </w:pPr>
      <w:ins w:id="278" w:author="Kachung -" w:date="2020-03-20T02:51:00Z">
        <w:r>
          <w:rPr>
            <w:lang w:val="nl-NL"/>
          </w:rPr>
          <w:t>Een object moet meerdere vormen kunnen hanteren</w:t>
        </w:r>
      </w:ins>
      <w:ins w:id="279" w:author="Kachung -" w:date="2020-03-20T02:55:00Z">
        <w:r w:rsidR="009C29E7">
          <w:rPr>
            <w:lang w:val="nl-NL"/>
          </w:rPr>
          <w:t xml:space="preserve"> waardoor klassen flexibel zijn</w:t>
        </w:r>
      </w:ins>
      <w:ins w:id="280" w:author="Kachung -" w:date="2020-03-20T02:51:00Z">
        <w:r>
          <w:rPr>
            <w:lang w:val="nl-NL"/>
          </w:rPr>
          <w:t>.</w:t>
        </w:r>
      </w:ins>
      <w:ins w:id="281" w:author="Kachung -" w:date="2020-03-20T02:55:00Z">
        <w:r w:rsidR="009C29E7">
          <w:rPr>
            <w:lang w:val="nl-NL"/>
          </w:rPr>
          <w:t xml:space="preserve"> </w:t>
        </w:r>
      </w:ins>
      <w:ins w:id="282" w:author="Kachung -" w:date="2020-03-20T02:51:00Z">
        <w:r>
          <w:rPr>
            <w:lang w:val="nl-NL"/>
          </w:rPr>
          <w:t>Zie Technisch ontwerpdocument voor meer informatie.</w:t>
        </w:r>
      </w:ins>
    </w:p>
    <w:p w14:paraId="3D85D2B2" w14:textId="77777777" w:rsidR="003E127A" w:rsidRPr="003E127A" w:rsidRDefault="003E127A" w:rsidP="003E127A">
      <w:pPr>
        <w:numPr>
          <w:ilvl w:val="0"/>
          <w:numId w:val="6"/>
        </w:numPr>
        <w:rPr>
          <w:ins w:id="283" w:author="Kachung -" w:date="2020-03-19T15:55:00Z"/>
          <w:lang w:val="nl-NL"/>
        </w:rPr>
      </w:pPr>
      <w:ins w:id="284" w:author="Kachung -" w:date="2020-03-19T15:55:00Z">
        <w:r w:rsidRPr="003E127A">
          <w:rPr>
            <w:lang w:val="nl-NL"/>
          </w:rPr>
          <w:t>Klassen en methoden hebben duidelijke verantwoordelijkheden:</w:t>
        </w:r>
      </w:ins>
    </w:p>
    <w:p w14:paraId="51F0C291" w14:textId="77777777" w:rsidR="003E127A" w:rsidRPr="003E127A" w:rsidRDefault="003E127A" w:rsidP="003E127A">
      <w:pPr>
        <w:numPr>
          <w:ilvl w:val="1"/>
          <w:numId w:val="6"/>
        </w:numPr>
        <w:rPr>
          <w:ins w:id="285" w:author="Kachung -" w:date="2020-03-19T15:55:00Z"/>
          <w:lang w:val="nl-NL"/>
        </w:rPr>
      </w:pPr>
      <w:ins w:id="286" w:author="Kachung -" w:date="2020-03-19T15:55:00Z">
        <w:r w:rsidRPr="003E127A">
          <w:rPr>
            <w:lang w:val="nl-NL"/>
          </w:rPr>
          <w:t>Naam komt overeen met de taak</w:t>
        </w:r>
      </w:ins>
    </w:p>
    <w:p w14:paraId="1C650E98" w14:textId="77777777" w:rsidR="003E127A" w:rsidRPr="003E127A" w:rsidRDefault="003E127A" w:rsidP="003E127A">
      <w:pPr>
        <w:numPr>
          <w:ilvl w:val="1"/>
          <w:numId w:val="6"/>
        </w:numPr>
        <w:rPr>
          <w:ins w:id="287" w:author="Kachung -" w:date="2020-03-19T15:55:00Z"/>
          <w:lang w:val="nl-NL"/>
        </w:rPr>
      </w:pPr>
      <w:ins w:id="288" w:author="Kachung -" w:date="2020-03-19T15:55:00Z">
        <w:r w:rsidRPr="003E127A">
          <w:rPr>
            <w:lang w:val="nl-NL"/>
          </w:rPr>
          <w:t>Namen van attributen dekken de lading</w:t>
        </w:r>
      </w:ins>
    </w:p>
    <w:p w14:paraId="6BED8F7E" w14:textId="77777777" w:rsidR="003E127A" w:rsidRPr="003E127A" w:rsidRDefault="003E127A" w:rsidP="003E127A">
      <w:pPr>
        <w:numPr>
          <w:ilvl w:val="1"/>
          <w:numId w:val="6"/>
        </w:numPr>
        <w:rPr>
          <w:ins w:id="289" w:author="Kachung -" w:date="2020-03-19T15:55:00Z"/>
          <w:lang w:val="nl-NL"/>
        </w:rPr>
      </w:pPr>
      <w:ins w:id="290" w:author="Kachung -" w:date="2020-03-19T15:55:00Z">
        <w:r w:rsidRPr="003E127A">
          <w:rPr>
            <w:lang w:val="nl-NL"/>
          </w:rPr>
          <w:t>Zo weinig mogelijk dubbele code</w:t>
        </w:r>
      </w:ins>
    </w:p>
    <w:p w14:paraId="13A6D068" w14:textId="77777777" w:rsidR="003E127A" w:rsidRPr="003E127A" w:rsidRDefault="003E127A" w:rsidP="003E127A">
      <w:pPr>
        <w:numPr>
          <w:ilvl w:val="1"/>
          <w:numId w:val="6"/>
        </w:numPr>
        <w:rPr>
          <w:ins w:id="291" w:author="Kachung -" w:date="2020-03-19T15:55:00Z"/>
          <w:lang w:val="nl-NL"/>
        </w:rPr>
      </w:pPr>
      <w:ins w:id="292" w:author="Kachung -" w:date="2020-03-19T15:55:00Z">
        <w:r w:rsidRPr="003E127A">
          <w:rPr>
            <w:lang w:val="nl-NL"/>
          </w:rPr>
          <w:t xml:space="preserve">Geen </w:t>
        </w:r>
        <w:proofErr w:type="spellStart"/>
        <w:r w:rsidRPr="003E127A">
          <w:rPr>
            <w:lang w:val="nl-NL"/>
          </w:rPr>
          <w:t>static</w:t>
        </w:r>
        <w:proofErr w:type="spellEnd"/>
        <w:r w:rsidRPr="003E127A">
          <w:rPr>
            <w:lang w:val="nl-NL"/>
          </w:rPr>
          <w:t xml:space="preserve"> variabelen, tenzij daar een goede reden voor is</w:t>
        </w:r>
      </w:ins>
    </w:p>
    <w:p w14:paraId="0195F489" w14:textId="77777777" w:rsidR="003E127A" w:rsidRPr="003E127A" w:rsidRDefault="003E127A" w:rsidP="003E127A">
      <w:pPr>
        <w:numPr>
          <w:ilvl w:val="0"/>
          <w:numId w:val="6"/>
        </w:numPr>
        <w:rPr>
          <w:ins w:id="293" w:author="Kachung -" w:date="2020-03-19T15:55:00Z"/>
          <w:lang w:val="nl-NL"/>
        </w:rPr>
      </w:pPr>
      <w:ins w:id="294" w:author="Kachung -" w:date="2020-03-19T15:55:00Z">
        <w:r w:rsidRPr="003E127A">
          <w:rPr>
            <w:lang w:val="nl-NL"/>
          </w:rPr>
          <w:t xml:space="preserve">Alle studenten uit het groepje begrijpen alle code en kunnen deze tijdens het </w:t>
        </w:r>
        <w:proofErr w:type="spellStart"/>
        <w:r w:rsidRPr="003E127A">
          <w:rPr>
            <w:lang w:val="nl-NL"/>
          </w:rPr>
          <w:t>assesment</w:t>
        </w:r>
        <w:proofErr w:type="spellEnd"/>
        <w:r w:rsidRPr="003E127A">
          <w:rPr>
            <w:lang w:val="nl-NL"/>
          </w:rPr>
          <w:t xml:space="preserve"> toelichten.</w:t>
        </w:r>
      </w:ins>
    </w:p>
    <w:p w14:paraId="79CA0F5C" w14:textId="77777777" w:rsidR="003E127A" w:rsidRDefault="003E127A" w:rsidP="00964112">
      <w:pPr>
        <w:rPr>
          <w:ins w:id="295" w:author="Kachung -" w:date="2020-03-19T15:55:00Z"/>
        </w:rPr>
      </w:pPr>
    </w:p>
    <w:p w14:paraId="1393F8F6" w14:textId="2F172549" w:rsidR="00964112" w:rsidRDefault="009A7EC8" w:rsidP="00B46A2E">
      <w:pPr>
        <w:rPr>
          <w:ins w:id="296" w:author="Kachung -" w:date="2020-03-19T15:41:00Z"/>
        </w:rPr>
      </w:pPr>
      <w:customXmlInsRangeStart w:id="297" w:author="Kachung -" w:date="2020-03-19T16:04:00Z"/>
      <w:sdt>
        <w:sdtPr>
          <w:id w:val="1287156322"/>
          <w:citation/>
        </w:sdtPr>
        <w:sdtContent>
          <w:customXmlInsRangeEnd w:id="297"/>
          <w:ins w:id="298" w:author="Kachung -" w:date="2020-03-19T16:04:00Z">
            <w:r w:rsidR="003E127A">
              <w:fldChar w:fldCharType="begin"/>
            </w:r>
            <w:r w:rsidR="003E127A">
              <w:rPr>
                <w:lang w:val="nl-NL"/>
              </w:rPr>
              <w:instrText xml:space="preserve"> CITATION Han \l 1043 </w:instrText>
            </w:r>
          </w:ins>
          <w:r w:rsidR="003E127A">
            <w:fldChar w:fldCharType="separate"/>
          </w:r>
          <w:r w:rsidR="00AD6C42" w:rsidRPr="00AD6C42">
            <w:rPr>
              <w:noProof/>
              <w:lang w:val="nl-NL"/>
            </w:rPr>
            <w:t>(Han, sd)</w:t>
          </w:r>
          <w:ins w:id="299" w:author="Kachung -" w:date="2020-03-19T16:04:00Z">
            <w:r w:rsidR="003E127A">
              <w:fldChar w:fldCharType="end"/>
            </w:r>
          </w:ins>
          <w:customXmlInsRangeStart w:id="300" w:author="Kachung -" w:date="2020-03-19T16:04:00Z"/>
        </w:sdtContent>
      </w:sdt>
      <w:customXmlInsRangeEnd w:id="300"/>
      <w:ins w:id="301" w:author="Kachung -" w:date="2020-03-19T15:41:00Z">
        <w:r w:rsidR="00964112">
          <w:br w:type="page"/>
        </w:r>
      </w:ins>
    </w:p>
    <w:p w14:paraId="2AD90BB6" w14:textId="3969813F" w:rsidR="006D2DB1" w:rsidRDefault="00964112" w:rsidP="00B46A2E">
      <w:pPr>
        <w:pStyle w:val="Kop1"/>
      </w:pPr>
      <w:bookmarkStart w:id="302" w:name="_Toc35617038"/>
      <w:ins w:id="303" w:author="Kachung -" w:date="2020-03-19T15:42:00Z">
        <w:r>
          <w:lastRenderedPageBreak/>
          <w:t xml:space="preserve">3. </w:t>
        </w:r>
      </w:ins>
      <w:del w:id="304" w:author="Kachung -" w:date="2020-03-20T03:01:00Z">
        <w:r w:rsidR="00175B1C" w:rsidDel="004C06A3">
          <w:delText xml:space="preserve">Acties en </w:delText>
        </w:r>
        <w:commentRangeStart w:id="305"/>
        <w:commentRangeStart w:id="306"/>
        <w:r w:rsidR="00175B1C" w:rsidDel="004C06A3">
          <w:delText>objecten</w:delText>
        </w:r>
        <w:commentRangeEnd w:id="305"/>
        <w:r w:rsidR="00C240BF" w:rsidDel="004C06A3">
          <w:rPr>
            <w:rStyle w:val="Verwijzingopmerking"/>
          </w:rPr>
          <w:commentReference w:id="305"/>
        </w:r>
      </w:del>
      <w:commentRangeEnd w:id="306"/>
      <w:ins w:id="307" w:author="Kachung -" w:date="2020-03-20T03:01:00Z">
        <w:r w:rsidR="004C06A3">
          <w:t>Over het spel</w:t>
        </w:r>
      </w:ins>
      <w:r w:rsidR="00AA5F03">
        <w:rPr>
          <w:rStyle w:val="Verwijzingopmerking"/>
        </w:rPr>
        <w:commentReference w:id="306"/>
      </w:r>
      <w:bookmarkEnd w:id="302"/>
    </w:p>
    <w:p w14:paraId="79B060AE" w14:textId="69DB6916" w:rsidR="00A87D61" w:rsidRDefault="00125684">
      <w:pPr>
        <w:pStyle w:val="Kop2"/>
        <w:rPr>
          <w:ins w:id="308" w:author="Kachung -" w:date="2020-03-19T14:59:00Z"/>
        </w:rPr>
      </w:pPr>
      <w:bookmarkStart w:id="309" w:name="_z1xbz8ndc5yn" w:colFirst="0" w:colLast="0"/>
      <w:bookmarkStart w:id="310" w:name="_Toc35617039"/>
      <w:bookmarkEnd w:id="309"/>
      <w:ins w:id="311" w:author="Kachung -" w:date="2020-03-20T03:01:00Z">
        <w:r>
          <w:t>3</w:t>
        </w:r>
      </w:ins>
      <w:ins w:id="312" w:author="Kachung -" w:date="2020-03-19T14:58:00Z">
        <w:r w:rsidR="00A87D61">
          <w:t>.1 Inleiding</w:t>
        </w:r>
      </w:ins>
      <w:bookmarkEnd w:id="310"/>
    </w:p>
    <w:p w14:paraId="25C9D44F" w14:textId="5B5B1DC3" w:rsidR="007D18BE" w:rsidRDefault="00780E84">
      <w:pPr>
        <w:rPr>
          <w:ins w:id="313" w:author="Kachung -" w:date="2020-03-20T03:10:00Z"/>
        </w:rPr>
      </w:pPr>
      <w:ins w:id="314" w:author="Kachung -" w:date="2020-03-19T16:11:00Z">
        <w:r>
          <w:t>In dit hoofd</w:t>
        </w:r>
      </w:ins>
      <w:ins w:id="315" w:author="Kachung -" w:date="2020-03-19T16:12:00Z">
        <w:r>
          <w:t>stuk beschrijven</w:t>
        </w:r>
      </w:ins>
      <w:ins w:id="316" w:author="Kachung -" w:date="2020-03-20T02:55:00Z">
        <w:r w:rsidR="009C29E7">
          <w:t xml:space="preserve"> wij </w:t>
        </w:r>
      </w:ins>
      <w:ins w:id="317" w:author="Kachung -" w:date="2020-03-20T03:10:00Z">
        <w:r w:rsidR="007D18BE">
          <w:t>algemene informatie van het spel zelf</w:t>
        </w:r>
      </w:ins>
      <w:ins w:id="318" w:author="Kachung -" w:date="2020-03-20T03:14:00Z">
        <w:r w:rsidR="007D18BE">
          <w:t xml:space="preserve">. Hierin beschijven wij wat het spel is, </w:t>
        </w:r>
      </w:ins>
      <w:ins w:id="319" w:author="Kachung -" w:date="2020-03-20T03:15:00Z">
        <w:r w:rsidR="007D18BE">
          <w:t>de omgeving binnen het spel, de acties en bewegingen die er binnen het spel gedaan kan worden en de objecten binnen het spel.</w:t>
        </w:r>
      </w:ins>
    </w:p>
    <w:p w14:paraId="0C92F63E" w14:textId="3D313E17" w:rsidR="00125684" w:rsidRDefault="00125684" w:rsidP="007D18BE">
      <w:pPr>
        <w:pStyle w:val="Kop2"/>
        <w:rPr>
          <w:ins w:id="320" w:author="Kachung -" w:date="2020-03-20T03:15:00Z"/>
        </w:rPr>
      </w:pPr>
      <w:bookmarkStart w:id="321" w:name="_Toc35617040"/>
      <w:ins w:id="322" w:author="Kachung -" w:date="2020-03-20T03:01:00Z">
        <w:r>
          <w:t>3</w:t>
        </w:r>
        <w:r w:rsidR="004C06A3">
          <w:t xml:space="preserve">.2 </w:t>
        </w:r>
      </w:ins>
      <w:ins w:id="323" w:author="Kachung -" w:date="2020-03-20T03:15:00Z">
        <w:r w:rsidR="007D18BE">
          <w:t>Wat is Bubble Trouble?</w:t>
        </w:r>
        <w:bookmarkEnd w:id="321"/>
      </w:ins>
    </w:p>
    <w:p w14:paraId="2527D1D2" w14:textId="5BA44BD8" w:rsidR="007D18BE" w:rsidRPr="007D18BE" w:rsidRDefault="007D18BE">
      <w:pPr>
        <w:rPr>
          <w:ins w:id="324" w:author="Kachung -" w:date="2020-03-20T03:01:00Z"/>
        </w:rPr>
      </w:pPr>
      <w:ins w:id="325" w:author="Kachung -" w:date="2020-03-20T03:16:00Z">
        <w:r>
          <w:t>Bubble Trouble</w:t>
        </w:r>
      </w:ins>
      <w:ins w:id="326" w:author="Kachung -" w:date="2020-03-20T03:17:00Z">
        <w:r>
          <w:t xml:space="preserve"> is een spel dat is gebaseerd op een flash game uit 2004 genaamd “Bubble struggle”. De </w:t>
        </w:r>
      </w:ins>
      <w:ins w:id="327" w:author="Kachung -" w:date="2020-03-20T13:18:00Z">
        <w:r w:rsidR="00E868D9">
          <w:t>speler</w:t>
        </w:r>
      </w:ins>
      <w:ins w:id="328" w:author="Kachung -" w:date="2020-03-20T03:17:00Z">
        <w:r>
          <w:t xml:space="preserve"> </w:t>
        </w:r>
      </w:ins>
      <w:ins w:id="329" w:author="Kachung -" w:date="2020-03-20T03:18:00Z">
        <w:r w:rsidR="00E56E8C">
          <w:t>is</w:t>
        </w:r>
      </w:ins>
      <w:ins w:id="330" w:author="Kachung -" w:date="2020-03-20T03:19:00Z">
        <w:r w:rsidR="00E56E8C">
          <w:t xml:space="preserve"> met zijn karakter</w:t>
        </w:r>
      </w:ins>
      <w:ins w:id="331" w:author="Kachung -" w:date="2020-03-20T03:17:00Z">
        <w:r>
          <w:t xml:space="preserve"> binnen het spel ingeslo</w:t>
        </w:r>
      </w:ins>
      <w:ins w:id="332" w:author="Kachung -" w:date="2020-03-20T03:18:00Z">
        <w:r>
          <w:t xml:space="preserve">ten in een ruimte met een bepaald aantal </w:t>
        </w:r>
      </w:ins>
      <w:ins w:id="333" w:author="Kachung -" w:date="2020-03-20T03:19:00Z">
        <w:r w:rsidR="00E56E8C">
          <w:t>bubbels</w:t>
        </w:r>
      </w:ins>
      <w:ins w:id="334" w:author="Kachung -" w:date="2020-03-20T03:25:00Z">
        <w:r w:rsidR="00D8394F">
          <w:t xml:space="preserve">. Het aantal bubbels wat in de ruimte zit, hangt af van </w:t>
        </w:r>
      </w:ins>
      <w:ins w:id="335" w:author="Kachung -" w:date="2020-03-20T14:52:00Z">
        <w:r w:rsidR="007A1C3F">
          <w:t>het level</w:t>
        </w:r>
      </w:ins>
      <w:ins w:id="336" w:author="Kachung -" w:date="2020-03-20T03:25:00Z">
        <w:r w:rsidR="00D8394F">
          <w:t>. Een level is e</w:t>
        </w:r>
      </w:ins>
      <w:ins w:id="337" w:author="Kachung -" w:date="2020-03-20T03:26:00Z">
        <w:r w:rsidR="00D8394F">
          <w:t xml:space="preserve">en ander woord voor niveau, waarin er bijgehouden wordt hoe ver de speler komt. Hoe hoger </w:t>
        </w:r>
      </w:ins>
      <w:ins w:id="338" w:author="Kachung -" w:date="2020-03-20T14:52:00Z">
        <w:r w:rsidR="007A1C3F">
          <w:t>het level</w:t>
        </w:r>
      </w:ins>
      <w:ins w:id="339" w:author="Kachung -" w:date="2020-03-20T03:26:00Z">
        <w:r w:rsidR="00D8394F">
          <w:t xml:space="preserve"> is, hoe moeilijker het spel over het algemeen </w:t>
        </w:r>
      </w:ins>
      <w:ins w:id="340" w:author="Kachung -" w:date="2020-03-20T03:27:00Z">
        <w:r w:rsidR="00D8394F">
          <w:t>wordt</w:t>
        </w:r>
      </w:ins>
      <w:ins w:id="341" w:author="Kachung -" w:date="2020-03-20T03:26:00Z">
        <w:r w:rsidR="00D8394F">
          <w:t xml:space="preserve">. </w:t>
        </w:r>
      </w:ins>
      <w:ins w:id="342" w:author="Kachung -" w:date="2020-03-20T03:19:00Z">
        <w:r w:rsidR="00E56E8C">
          <w:t xml:space="preserve">Het doel van </w:t>
        </w:r>
      </w:ins>
      <w:ins w:id="343" w:author="Kachung -" w:date="2020-03-20T03:20:00Z">
        <w:r w:rsidR="00E56E8C">
          <w:t>Bubble Trouble</w:t>
        </w:r>
      </w:ins>
      <w:ins w:id="344" w:author="Kachung -" w:date="2020-03-20T03:19:00Z">
        <w:r w:rsidR="00E56E8C">
          <w:t xml:space="preserve"> is om alle bubbels te vernietigen binnen de tijdslimiet en daarmee zo veel mogelijk punten te verdienen. De </w:t>
        </w:r>
      </w:ins>
      <w:ins w:id="345" w:author="Kachung -" w:date="2020-03-20T13:18:00Z">
        <w:r w:rsidR="00E868D9">
          <w:t>speler</w:t>
        </w:r>
      </w:ins>
      <w:ins w:id="346" w:author="Kachung -" w:date="2020-03-20T03:19:00Z">
        <w:r w:rsidR="00E56E8C">
          <w:t xml:space="preserve"> ziet alle objecten en zijn karakter</w:t>
        </w:r>
      </w:ins>
      <w:ins w:id="347" w:author="Kachung -" w:date="2020-03-20T03:20:00Z">
        <w:r w:rsidR="00E56E8C">
          <w:t xml:space="preserve"> van de zijkant, omdat </w:t>
        </w:r>
      </w:ins>
      <w:ins w:id="348" w:author="Kachung -" w:date="2020-03-20T03:21:00Z">
        <w:r w:rsidR="00E56E8C">
          <w:t xml:space="preserve">er een aantal objecten binnen het spel naar boven stuiteren of omhoog geschoten worden. Dat is lastig te zien vanuit de bovenkant. </w:t>
        </w:r>
      </w:ins>
    </w:p>
    <w:p w14:paraId="63A31271" w14:textId="298535C1" w:rsidR="006D2DB1" w:rsidDel="00780E84" w:rsidRDefault="00125684">
      <w:pPr>
        <w:pStyle w:val="Kop2"/>
        <w:rPr>
          <w:del w:id="349" w:author="Kachung -" w:date="2020-03-19T16:12:00Z"/>
        </w:rPr>
      </w:pPr>
      <w:bookmarkStart w:id="350" w:name="_Toc35617041"/>
      <w:ins w:id="351" w:author="Kachung -" w:date="2020-03-20T03:02:00Z">
        <w:r>
          <w:t>3</w:t>
        </w:r>
      </w:ins>
      <w:ins w:id="352" w:author="Kachung -" w:date="2020-03-20T03:01:00Z">
        <w:r>
          <w:t>.</w:t>
        </w:r>
      </w:ins>
      <w:ins w:id="353" w:author="Kachung -" w:date="2020-03-20T03:52:00Z">
        <w:r w:rsidR="006D357C">
          <w:t>3</w:t>
        </w:r>
      </w:ins>
      <w:ins w:id="354" w:author="Kachung -" w:date="2020-03-20T03:01:00Z">
        <w:r>
          <w:t xml:space="preserve"> Acties en bewegingen</w:t>
        </w:r>
      </w:ins>
      <w:bookmarkEnd w:id="350"/>
      <w:ins w:id="355" w:author="Wal Bart van der" w:date="2020-03-17T17:14:00Z">
        <w:del w:id="356" w:author="Kachung -" w:date="2020-03-20T03:01:00Z">
          <w:r w:rsidR="00AA5F03" w:rsidDel="00125684">
            <w:delText>2.</w:delText>
          </w:r>
        </w:del>
        <w:del w:id="357" w:author="Kachung -" w:date="2020-03-19T14:58:00Z">
          <w:r w:rsidR="00AA5F03" w:rsidDel="00A87D61">
            <w:delText>1</w:delText>
          </w:r>
        </w:del>
        <w:del w:id="358" w:author="Kachung -" w:date="2020-03-20T03:01:00Z">
          <w:r w:rsidR="00AA5F03" w:rsidDel="00125684">
            <w:delText xml:space="preserve"> </w:delText>
          </w:r>
        </w:del>
      </w:ins>
      <w:del w:id="359" w:author="Kachung -" w:date="2020-03-20T03:01:00Z">
        <w:r w:rsidR="00175B1C" w:rsidDel="00125684">
          <w:delText>Acties</w:delText>
        </w:r>
      </w:del>
    </w:p>
    <w:p w14:paraId="58012579" w14:textId="53C197FE" w:rsidR="00780E84" w:rsidRDefault="00780E84">
      <w:pPr>
        <w:pStyle w:val="Kop2"/>
        <w:rPr>
          <w:ins w:id="360" w:author="Kachung -" w:date="2020-03-19T16:12:00Z"/>
        </w:rPr>
        <w:pPrChange w:id="361" w:author="Kachung -" w:date="2020-03-19T16:12:00Z">
          <w:pPr/>
        </w:pPrChange>
      </w:pPr>
    </w:p>
    <w:p w14:paraId="02076447" w14:textId="5D48CE88" w:rsidR="006D2DB1" w:rsidRDefault="00F7196F">
      <w:ins w:id="362" w:author="Lodders Max" w:date="2020-03-19T14:43:00Z">
        <w:r>
          <w:t xml:space="preserve">De </w:t>
        </w:r>
        <w:del w:id="363" w:author="Kachung -" w:date="2020-03-20T13:18:00Z">
          <w:r w:rsidDel="00E868D9">
            <w:delText>gebruiker</w:delText>
          </w:r>
        </w:del>
      </w:ins>
      <w:ins w:id="364" w:author="Kachung -" w:date="2020-03-20T13:18:00Z">
        <w:r w:rsidR="00E868D9">
          <w:t>speler</w:t>
        </w:r>
      </w:ins>
      <w:ins w:id="365" w:author="Lodders Max" w:date="2020-03-19T14:43:00Z">
        <w:r>
          <w:t xml:space="preserve"> bestuurt het karakter met de toetsenbord.</w:t>
        </w:r>
      </w:ins>
      <w:del w:id="366" w:author="Lodders Max" w:date="2020-03-19T14:43:00Z">
        <w:r w:rsidR="00175B1C" w:rsidDel="00F7196F">
          <w:delText xml:space="preserve">Besturing </w:delText>
        </w:r>
        <w:commentRangeStart w:id="367"/>
        <w:r w:rsidR="00175B1C" w:rsidDel="00F7196F">
          <w:delText xml:space="preserve">wordt </w:delText>
        </w:r>
        <w:commentRangeEnd w:id="367"/>
        <w:r w:rsidR="002560A6" w:rsidDel="00F7196F">
          <w:rPr>
            <w:rStyle w:val="Verwijzingopmerking"/>
          </w:rPr>
          <w:commentReference w:id="367"/>
        </w:r>
        <w:r w:rsidR="00175B1C" w:rsidDel="00F7196F">
          <w:delText>gedaan met de toetsenbord</w:delText>
        </w:r>
      </w:del>
      <w:del w:id="368" w:author="Kachung -" w:date="2020-03-20T03:27:00Z">
        <w:r w:rsidR="00175B1C" w:rsidDel="006C1D2C">
          <w:delText>.</w:delText>
        </w:r>
      </w:del>
      <w:r w:rsidR="00175B1C">
        <w:t xml:space="preserve"> De linker</w:t>
      </w:r>
      <w:ins w:id="369" w:author="Wal Bart van der" w:date="2020-03-17T16:41:00Z">
        <w:r w:rsidR="002560A6">
          <w:t>-</w:t>
        </w:r>
      </w:ins>
      <w:r w:rsidR="00175B1C">
        <w:t xml:space="preserve"> en rechter</w:t>
      </w:r>
      <w:del w:id="370" w:author="Wal Bart van der" w:date="2020-03-17T16:42:00Z">
        <w:r w:rsidR="00175B1C" w:rsidDel="002560A6">
          <w:delText xml:space="preserve"> </w:delText>
        </w:r>
      </w:del>
      <w:r w:rsidR="00175B1C">
        <w:t xml:space="preserve">pijltjes van het toetsenbord </w:t>
      </w:r>
      <w:bookmarkStart w:id="371" w:name="_Hlk35565390"/>
      <w:ins w:id="372" w:author="Kachung -" w:date="2020-03-20T03:27:00Z">
        <w:r w:rsidR="006C1D2C">
          <w:t xml:space="preserve">gebruikt de speler </w:t>
        </w:r>
      </w:ins>
      <w:del w:id="373" w:author="Kachung -" w:date="2020-03-20T03:27:00Z">
        <w:r w:rsidR="00175B1C" w:rsidDel="006C1D2C">
          <w:delText xml:space="preserve">worden gebruikt </w:delText>
        </w:r>
      </w:del>
      <w:r w:rsidR="00175B1C">
        <w:t xml:space="preserve">om het karakter horizontaal aan te sturen en de spatiebalk </w:t>
      </w:r>
      <w:del w:id="374" w:author="Kachung -" w:date="2020-03-20T03:27:00Z">
        <w:r w:rsidR="00175B1C" w:rsidDel="006C1D2C">
          <w:delText xml:space="preserve">wordt </w:delText>
        </w:r>
      </w:del>
      <w:r w:rsidR="00175B1C">
        <w:t xml:space="preserve">gebruikt </w:t>
      </w:r>
      <w:ins w:id="375" w:author="Kachung -" w:date="2020-03-20T03:27:00Z">
        <w:r w:rsidR="006C1D2C">
          <w:t xml:space="preserve">de speler </w:t>
        </w:r>
      </w:ins>
      <w:r w:rsidR="00175B1C">
        <w:t xml:space="preserve">om </w:t>
      </w:r>
      <w:ins w:id="376" w:author="Kachung -" w:date="2020-03-20T03:27:00Z">
        <w:r w:rsidR="006C1D2C">
          <w:t xml:space="preserve">via zijn karakter </w:t>
        </w:r>
      </w:ins>
      <w:r w:rsidR="00175B1C">
        <w:t xml:space="preserve">een projectiel </w:t>
      </w:r>
      <w:bookmarkEnd w:id="371"/>
      <w:r w:rsidR="00175B1C">
        <w:t>af te vuren.</w:t>
      </w:r>
      <w:ins w:id="377" w:author="Kachung -" w:date="2020-03-20T03:27:00Z">
        <w:r w:rsidR="006C1D2C">
          <w:t xml:space="preserve"> Het projectiel wordt afgevuurd op de huidige positie van de karakter</w:t>
        </w:r>
      </w:ins>
      <w:ins w:id="378" w:author="Kachung -" w:date="2020-03-20T03:28:00Z">
        <w:r w:rsidR="006C1D2C">
          <w:t xml:space="preserve"> van de speler.</w:t>
        </w:r>
      </w:ins>
    </w:p>
    <w:p w14:paraId="709EA87E" w14:textId="29A87D4C" w:rsidR="006D2DB1" w:rsidRDefault="006D357C">
      <w:pPr>
        <w:pStyle w:val="Kop2"/>
        <w:rPr>
          <w:ins w:id="379" w:author="Kachung -" w:date="2020-03-20T02:56:00Z"/>
        </w:rPr>
      </w:pPr>
      <w:bookmarkStart w:id="380" w:name="_wog96teurc27" w:colFirst="0" w:colLast="0"/>
      <w:bookmarkStart w:id="381" w:name="_Toc35617042"/>
      <w:bookmarkEnd w:id="380"/>
      <w:ins w:id="382" w:author="Kachung -" w:date="2020-03-20T03:52:00Z">
        <w:r>
          <w:t>3</w:t>
        </w:r>
      </w:ins>
      <w:ins w:id="383" w:author="Kachung -" w:date="2020-03-19T14:57:00Z">
        <w:r w:rsidR="003F6402">
          <w:t>.</w:t>
        </w:r>
      </w:ins>
      <w:ins w:id="384" w:author="Kachung -" w:date="2020-03-20T03:52:00Z">
        <w:r>
          <w:t>4</w:t>
        </w:r>
      </w:ins>
      <w:ins w:id="385" w:author="Kachung -" w:date="2020-03-19T14:57:00Z">
        <w:r w:rsidR="003F6402">
          <w:t xml:space="preserve"> </w:t>
        </w:r>
      </w:ins>
      <w:r w:rsidR="00175B1C">
        <w:t>Objecten</w:t>
      </w:r>
      <w:bookmarkEnd w:id="381"/>
    </w:p>
    <w:p w14:paraId="06EDF70E" w14:textId="16DF5BE7" w:rsidR="004C06A3" w:rsidRPr="004C06A3" w:rsidRDefault="004C06A3">
      <w:pPr>
        <w:rPr>
          <w:rPrChange w:id="386" w:author="Kachung -" w:date="2020-03-20T02:56:00Z">
            <w:rPr/>
          </w:rPrChange>
        </w:rPr>
        <w:pPrChange w:id="387" w:author="Kachung -" w:date="2020-03-20T02:56:00Z">
          <w:pPr>
            <w:pStyle w:val="Kop2"/>
          </w:pPr>
        </w:pPrChange>
      </w:pPr>
      <w:ins w:id="388" w:author="Kachung -" w:date="2020-03-20T02:56:00Z">
        <w:r>
          <w:t xml:space="preserve">Een object is een </w:t>
        </w:r>
      </w:ins>
      <w:ins w:id="389" w:author="Kachung -" w:date="2020-03-20T02:58:00Z">
        <w:r>
          <w:t xml:space="preserve">voorwerp binnen het spel. De </w:t>
        </w:r>
      </w:ins>
      <w:ins w:id="390" w:author="Kachung -" w:date="2020-03-20T13:18:00Z">
        <w:r w:rsidR="00E868D9">
          <w:t>speler</w:t>
        </w:r>
      </w:ins>
      <w:ins w:id="391" w:author="Kachung -" w:date="2020-03-20T02:58:00Z">
        <w:r>
          <w:t xml:space="preserve"> kan met </w:t>
        </w:r>
      </w:ins>
      <w:ins w:id="392" w:author="Kachung -" w:date="2020-03-20T02:59:00Z">
        <w:r>
          <w:t xml:space="preserve">zijn karakter </w:t>
        </w:r>
      </w:ins>
      <w:ins w:id="393" w:author="Kachung -" w:date="2020-03-20T03:23:00Z">
        <w:r w:rsidR="00D67F90">
          <w:t xml:space="preserve">met een object interacteren, waardoor er een bepaald aantal condities gebeuren, op basis van met welk object er </w:t>
        </w:r>
      </w:ins>
      <w:ins w:id="394" w:author="Kachung -" w:date="2020-03-20T03:24:00Z">
        <w:r w:rsidR="00D67F90">
          <w:t>geïnteracteerd</w:t>
        </w:r>
      </w:ins>
      <w:ins w:id="395" w:author="Kachung -" w:date="2020-03-20T03:23:00Z">
        <w:r w:rsidR="00D67F90">
          <w:t xml:space="preserve"> wordt.</w:t>
        </w:r>
      </w:ins>
    </w:p>
    <w:p w14:paraId="11B2EC87" w14:textId="597FDD8A" w:rsidR="006D2DB1" w:rsidRDefault="006D357C">
      <w:pPr>
        <w:pStyle w:val="Kop3"/>
      </w:pPr>
      <w:bookmarkStart w:id="396" w:name="_pxsl5kt3hnz9" w:colFirst="0" w:colLast="0"/>
      <w:bookmarkStart w:id="397" w:name="_Toc35617043"/>
      <w:bookmarkEnd w:id="396"/>
      <w:ins w:id="398" w:author="Kachung -" w:date="2020-03-20T03:52:00Z">
        <w:r>
          <w:t>3</w:t>
        </w:r>
      </w:ins>
      <w:ins w:id="399" w:author="Kachung -" w:date="2020-03-19T14:57:00Z">
        <w:r w:rsidR="003F6402">
          <w:t>.</w:t>
        </w:r>
      </w:ins>
      <w:ins w:id="400" w:author="Kachung -" w:date="2020-03-20T03:52:00Z">
        <w:r>
          <w:t>4</w:t>
        </w:r>
      </w:ins>
      <w:ins w:id="401" w:author="Kachung -" w:date="2020-03-19T14:57:00Z">
        <w:r w:rsidR="003F6402">
          <w:t xml:space="preserve">.1 </w:t>
        </w:r>
      </w:ins>
      <w:r w:rsidR="00175B1C">
        <w:t>Bubbels</w:t>
      </w:r>
      <w:bookmarkEnd w:id="397"/>
    </w:p>
    <w:p w14:paraId="58DD689F" w14:textId="73B36911" w:rsidR="00917608" w:rsidRDefault="00175B1C">
      <w:pPr>
        <w:rPr>
          <w:ins w:id="402" w:author="Kachung -" w:date="2020-03-20T03:30:00Z"/>
        </w:rPr>
      </w:pPr>
      <w:r>
        <w:t>Bubbels zijn de tegenstanders in dit spel.</w:t>
      </w:r>
      <w:ins w:id="403" w:author="Kachung -" w:date="2020-03-20T03:31:00Z">
        <w:r w:rsidR="00917608">
          <w:t xml:space="preserve"> Een bub</w:t>
        </w:r>
      </w:ins>
      <w:ins w:id="404" w:author="Kachung -" w:date="2020-03-20T03:32:00Z">
        <w:r w:rsidR="00917608">
          <w:t xml:space="preserve">bel begint met een </w:t>
        </w:r>
      </w:ins>
      <w:ins w:id="405" w:author="Kachung -" w:date="2020-03-20T14:28:00Z">
        <w:r w:rsidR="00C23953">
          <w:t>diameter</w:t>
        </w:r>
      </w:ins>
      <w:ins w:id="406" w:author="Kachung -" w:date="2020-03-20T03:32:00Z">
        <w:r w:rsidR="00917608">
          <w:t xml:space="preserve"> van </w:t>
        </w:r>
      </w:ins>
      <w:ins w:id="407" w:author="Kachung -" w:date="2020-03-20T14:28:00Z">
        <w:r w:rsidR="00C23953">
          <w:t>64</w:t>
        </w:r>
      </w:ins>
      <w:ins w:id="408" w:author="Kachung -" w:date="2020-03-20T03:32:00Z">
        <w:r w:rsidR="00917608">
          <w:t xml:space="preserve"> pixels.</w:t>
        </w:r>
      </w:ins>
      <w:r>
        <w:t xml:space="preserve"> Bubbels stuiteren over het veld heen. Ze proberen niet actief de spele</w:t>
      </w:r>
      <w:ins w:id="409" w:author="Kachung -" w:date="2020-03-20T03:24:00Z">
        <w:r w:rsidR="00D8394F">
          <w:t>r</w:t>
        </w:r>
      </w:ins>
      <w:del w:id="410" w:author="Kachung -" w:date="2020-03-20T03:24:00Z">
        <w:r w:rsidDel="00D8394F">
          <w:delText>n</w:delText>
        </w:r>
      </w:del>
      <w:r>
        <w:t xml:space="preserve"> uit te schakelen</w:t>
      </w:r>
      <w:ins w:id="411" w:author="Kachung -" w:date="2020-03-20T03:29:00Z">
        <w:r w:rsidR="00917608">
          <w:t>,</w:t>
        </w:r>
      </w:ins>
      <w:r>
        <w:t xml:space="preserve"> maar als de speler </w:t>
      </w:r>
      <w:ins w:id="412" w:author="Kachung -" w:date="2020-03-20T03:29:00Z">
        <w:r w:rsidR="00917608">
          <w:t xml:space="preserve">met zijn karakter </w:t>
        </w:r>
      </w:ins>
      <w:r>
        <w:t xml:space="preserve">een bubbel aanraakt verliest hij een leven en herstart het </w:t>
      </w:r>
      <w:ins w:id="413" w:author="Kachung -" w:date="2020-03-20T03:28:00Z">
        <w:r w:rsidR="00F25117">
          <w:t xml:space="preserve">huidige </w:t>
        </w:r>
      </w:ins>
      <w:r>
        <w:t>level.</w:t>
      </w:r>
      <w:ins w:id="414" w:author="Kachung -" w:date="2020-03-20T03:30:00Z">
        <w:r w:rsidR="00917608">
          <w:t xml:space="preserve"> De speler kan een bal verniet</w:t>
        </w:r>
      </w:ins>
      <w:ins w:id="415" w:author="Kachung -" w:date="2020-03-20T03:31:00Z">
        <w:r w:rsidR="00917608">
          <w:t xml:space="preserve">igen </w:t>
        </w:r>
      </w:ins>
      <w:ins w:id="416" w:author="Kachung -" w:date="2020-03-20T03:32:00Z">
        <w:r w:rsidR="00917608">
          <w:t xml:space="preserve">of verkleinen </w:t>
        </w:r>
      </w:ins>
      <w:ins w:id="417" w:author="Kachung -" w:date="2020-03-20T03:31:00Z">
        <w:r w:rsidR="00917608">
          <w:t>door een projectiel af te vuren.</w:t>
        </w:r>
      </w:ins>
    </w:p>
    <w:p w14:paraId="402A5F6F" w14:textId="77777777" w:rsidR="00917608" w:rsidRDefault="00917608">
      <w:pPr>
        <w:rPr>
          <w:ins w:id="418" w:author="Kachung -" w:date="2020-03-20T03:30:00Z"/>
        </w:rPr>
      </w:pPr>
    </w:p>
    <w:p w14:paraId="1828C01A" w14:textId="290B1C71" w:rsidR="006D2DB1" w:rsidRDefault="00175B1C">
      <w:pPr>
        <w:rPr>
          <w:ins w:id="419" w:author="Kachung -" w:date="2020-03-20T17:11:00Z"/>
        </w:rPr>
      </w:pPr>
      <w:del w:id="420" w:author="Kachung -" w:date="2020-03-20T03:30:00Z">
        <w:r w:rsidDel="00917608">
          <w:delText xml:space="preserve"> </w:delText>
        </w:r>
      </w:del>
      <w:r>
        <w:t>Als de speler een bubbel aanraakt met een projectiel of de spoor van een projectiel splitst de bubbel zich op</w:t>
      </w:r>
      <w:ins w:id="421" w:author="Kachung -" w:date="2020-03-20T03:34:00Z">
        <w:r w:rsidR="00917608">
          <w:t>. Er komen dan twee bubbels met de helft van de grootte van de orginele bubbel op het veld,</w:t>
        </w:r>
      </w:ins>
      <w:ins w:id="422" w:author="Kachung -" w:date="2020-03-20T03:40:00Z">
        <w:r w:rsidR="004D623C">
          <w:t xml:space="preserve"> dus </w:t>
        </w:r>
      </w:ins>
      <w:ins w:id="423" w:author="Kachung -" w:date="2020-03-20T14:29:00Z">
        <w:r w:rsidR="00C23953">
          <w:t>32</w:t>
        </w:r>
      </w:ins>
      <w:ins w:id="424" w:author="Kachung -" w:date="2020-03-20T03:40:00Z">
        <w:r w:rsidR="004D623C">
          <w:t xml:space="preserve"> pi</w:t>
        </w:r>
      </w:ins>
      <w:ins w:id="425" w:author="Kachung -" w:date="2020-03-20T03:41:00Z">
        <w:r w:rsidR="004D623C">
          <w:t xml:space="preserve">xels </w:t>
        </w:r>
      </w:ins>
      <w:ins w:id="426" w:author="Kachung -" w:date="2020-03-20T14:29:00Z">
        <w:r w:rsidR="00C23953">
          <w:t>in diameter</w:t>
        </w:r>
      </w:ins>
      <w:ins w:id="427" w:author="Kachung -" w:date="2020-03-20T03:41:00Z">
        <w:r w:rsidR="004D623C">
          <w:t>,</w:t>
        </w:r>
      </w:ins>
      <w:ins w:id="428" w:author="Kachung -" w:date="2020-03-20T03:34:00Z">
        <w:r w:rsidR="00917608">
          <w:t xml:space="preserve"> die dan </w:t>
        </w:r>
      </w:ins>
      <w:ins w:id="429" w:author="Kachung -" w:date="2020-03-20T14:31:00Z">
        <w:r w:rsidR="00E6700D">
          <w:t>naar de buitenste richting stuiteren</w:t>
        </w:r>
      </w:ins>
      <w:ins w:id="430" w:author="Kachung -" w:date="2020-03-20T03:36:00Z">
        <w:r w:rsidR="00917608">
          <w:t>, en dan verder stuiteren.</w:t>
        </w:r>
        <w:r w:rsidR="00D82CA2">
          <w:t xml:space="preserve"> Die bubbel kan dan nog een keer splitsen, waardoor </w:t>
        </w:r>
      </w:ins>
      <w:ins w:id="431" w:author="Kachung -" w:date="2020-03-20T03:40:00Z">
        <w:r w:rsidR="004D623C">
          <w:t>er</w:t>
        </w:r>
      </w:ins>
      <w:ins w:id="432" w:author="Kachung -" w:date="2020-03-20T03:36:00Z">
        <w:r w:rsidR="00D82CA2">
          <w:t xml:space="preserve"> tw</w:t>
        </w:r>
      </w:ins>
      <w:ins w:id="433" w:author="Kachung -" w:date="2020-03-20T03:37:00Z">
        <w:r w:rsidR="00D82CA2">
          <w:t xml:space="preserve">ee bubbels </w:t>
        </w:r>
      </w:ins>
      <w:ins w:id="434" w:author="Kachung -" w:date="2020-03-20T03:40:00Z">
        <w:r w:rsidR="004D623C">
          <w:t>komen</w:t>
        </w:r>
      </w:ins>
      <w:ins w:id="435" w:author="Kachung -" w:date="2020-03-20T03:37:00Z">
        <w:r w:rsidR="00D82CA2">
          <w:t xml:space="preserve"> </w:t>
        </w:r>
      </w:ins>
      <w:ins w:id="436" w:author="Kachung -" w:date="2020-03-20T03:40:00Z">
        <w:r w:rsidR="004D623C">
          <w:t xml:space="preserve">die weer de helft van de grootte van de vorige bubbel is, dus </w:t>
        </w:r>
      </w:ins>
      <w:ins w:id="437" w:author="Kachung -" w:date="2020-03-20T14:31:00Z">
        <w:r w:rsidR="00E6700D">
          <w:t>16</w:t>
        </w:r>
      </w:ins>
      <w:ins w:id="438" w:author="Kachung -" w:date="2020-03-20T03:40:00Z">
        <w:r w:rsidR="004D623C">
          <w:t xml:space="preserve"> pixels </w:t>
        </w:r>
      </w:ins>
      <w:ins w:id="439" w:author="Kachung -" w:date="2020-03-20T14:31:00Z">
        <w:r w:rsidR="00E6700D">
          <w:t>in diameter</w:t>
        </w:r>
      </w:ins>
      <w:ins w:id="440" w:author="Kachung -" w:date="2020-03-20T03:37:00Z">
        <w:r w:rsidR="00D82CA2">
          <w:t>. Zodra deze bubbel neergeschoten is, dan is de bubbel definitief vernietigd.</w:t>
        </w:r>
      </w:ins>
      <w:del w:id="441" w:author="Kachung -" w:date="2020-03-20T03:34:00Z">
        <w:r w:rsidDel="00917608">
          <w:delText xml:space="preserve"> in twee kleinere bubbels tot bij een bepaalde grootte waarna de bubbel definitief vernietigd is.</w:delText>
        </w:r>
      </w:del>
    </w:p>
    <w:p w14:paraId="2A4EF45E" w14:textId="4093274F" w:rsidR="007F1FC5" w:rsidRDefault="007F1FC5">
      <w:pPr>
        <w:rPr>
          <w:ins w:id="442" w:author="Kachung -" w:date="2020-03-20T17:08:00Z"/>
        </w:rPr>
      </w:pPr>
      <w:ins w:id="443" w:author="Kachung -" w:date="2020-03-20T17:11:00Z">
        <w:r>
          <w:lastRenderedPageBreak/>
          <w:t xml:space="preserve">Als een bubbel een ander bubbel aanraakt, dan stuiteren ze beide door elkaar heen. Het maximale aantal bubbels die er op het scherm kunnen, is </w:t>
        </w:r>
      </w:ins>
      <w:ins w:id="444" w:author="Kachung -" w:date="2020-03-20T17:12:00Z">
        <w:r>
          <w:t>12, op level 3.</w:t>
        </w:r>
      </w:ins>
    </w:p>
    <w:p w14:paraId="5DE4AE99" w14:textId="77777777" w:rsidR="007F1FC5" w:rsidRDefault="007F1FC5"/>
    <w:p w14:paraId="6E5E5CBD" w14:textId="16649D69" w:rsidR="006D2DB1" w:rsidRDefault="006D357C">
      <w:pPr>
        <w:pStyle w:val="Kop3"/>
      </w:pPr>
      <w:bookmarkStart w:id="445" w:name="_jumwg8m5sdum" w:colFirst="0" w:colLast="0"/>
      <w:bookmarkStart w:id="446" w:name="_Toc35617044"/>
      <w:bookmarkEnd w:id="445"/>
      <w:ins w:id="447" w:author="Kachung -" w:date="2020-03-20T03:52:00Z">
        <w:r>
          <w:t>3.4</w:t>
        </w:r>
      </w:ins>
      <w:ins w:id="448" w:author="Kachung -" w:date="2020-03-19T14:57:00Z">
        <w:r w:rsidR="003F6402">
          <w:t xml:space="preserve">.2 </w:t>
        </w:r>
      </w:ins>
      <w:r w:rsidR="00175B1C">
        <w:t>Powerups</w:t>
      </w:r>
      <w:bookmarkEnd w:id="446"/>
    </w:p>
    <w:p w14:paraId="3518C0D0" w14:textId="3866C2D4" w:rsidR="006D2DB1" w:rsidRDefault="00175B1C">
      <w:r>
        <w:t xml:space="preserve">Als er een bubbel neergeschoten is, is er </w:t>
      </w:r>
      <w:del w:id="449" w:author="Kachung -" w:date="2020-03-20T14:34:00Z">
        <w:r w:rsidDel="00E6700D">
          <w:delText xml:space="preserve">een </w:delText>
        </w:r>
      </w:del>
      <w:ins w:id="450" w:author="Kachung -" w:date="2020-03-20T14:34:00Z">
        <w:r w:rsidR="00E6700D">
          <w:t xml:space="preserve">50% </w:t>
        </w:r>
      </w:ins>
      <w:r>
        <w:t xml:space="preserve">kans dat er een powerup naar beneden valt. Een powerup is een object die een speler helpt om bubbels makkelijker neer te schieten. </w:t>
      </w:r>
      <w:del w:id="451" w:author="Kachung -" w:date="2020-03-20T16:23:00Z">
        <w:r w:rsidDel="0003746A">
          <w:delText xml:space="preserve">Bijvoorbeeld </w:delText>
        </w:r>
      </w:del>
      <w:ins w:id="452" w:author="Kachung -" w:date="2020-03-20T16:23:00Z">
        <w:r w:rsidR="0003746A">
          <w:t>Er zijn twee powerups in dit spel, namelijk</w:t>
        </w:r>
        <w:r w:rsidR="0003746A">
          <w:t xml:space="preserve"> </w:t>
        </w:r>
      </w:ins>
      <w:r>
        <w:t>een powerup dat ervoor zorgt dat een projectiel sneller naar boven gaat zodat</w:t>
      </w:r>
      <w:ins w:id="453" w:author="Kachung -" w:date="2020-03-20T16:23:00Z">
        <w:r w:rsidR="0003746A">
          <w:t>, en een powerup dat ervoor zorgt</w:t>
        </w:r>
      </w:ins>
      <w:del w:id="454" w:author="Kachung -" w:date="2020-03-20T16:23:00Z">
        <w:r w:rsidDel="0003746A">
          <w:delText xml:space="preserve"> of</w:delText>
        </w:r>
      </w:del>
      <w:r>
        <w:t xml:space="preserve"> dat de speler sneller beweegt. </w:t>
      </w:r>
      <w:ins w:id="455" w:author="Kachung -" w:date="2020-03-20T16:23:00Z">
        <w:r w:rsidR="0003746A">
          <w:t>Het is niet de bedoeling dat een powerup nadelig is voor de speler.</w:t>
        </w:r>
      </w:ins>
      <w:del w:id="456" w:author="Kachung -" w:date="2020-03-20T16:23:00Z">
        <w:r w:rsidDel="0003746A">
          <w:delText>Een powerup zou nooit nadelig moeten zijn voor de speler.</w:delText>
        </w:r>
      </w:del>
      <w:ins w:id="457" w:author="Kachung -" w:date="2020-03-20T16:21:00Z">
        <w:r w:rsidR="00ED6744">
          <w:t xml:space="preserve"> Als de</w:t>
        </w:r>
      </w:ins>
      <w:ins w:id="458" w:author="Kachung -" w:date="2020-03-20T16:22:00Z">
        <w:r w:rsidR="00ED6744">
          <w:t xml:space="preserve"> powerup de grond aanraakt, dan blijft de powerup voor 3 seconden op de grond liggen, voordat deze uiteindelijk verdwijnt. </w:t>
        </w:r>
      </w:ins>
    </w:p>
    <w:p w14:paraId="11A9B2AC" w14:textId="129F2153" w:rsidR="006D2DB1" w:rsidRDefault="006D357C">
      <w:pPr>
        <w:pStyle w:val="Kop3"/>
      </w:pPr>
      <w:bookmarkStart w:id="459" w:name="_2e868rh3wd1t" w:colFirst="0" w:colLast="0"/>
      <w:bookmarkStart w:id="460" w:name="_Toc35617045"/>
      <w:bookmarkEnd w:id="459"/>
      <w:ins w:id="461" w:author="Kachung -" w:date="2020-03-20T03:52:00Z">
        <w:r>
          <w:t>3</w:t>
        </w:r>
      </w:ins>
      <w:ins w:id="462" w:author="Kachung -" w:date="2020-03-19T14:57:00Z">
        <w:r w:rsidR="003F6402">
          <w:t>.</w:t>
        </w:r>
      </w:ins>
      <w:ins w:id="463" w:author="Kachung -" w:date="2020-03-20T03:52:00Z">
        <w:r>
          <w:t>4</w:t>
        </w:r>
      </w:ins>
      <w:ins w:id="464" w:author="Kachung -" w:date="2020-03-19T14:57:00Z">
        <w:r w:rsidR="003F6402">
          <w:t xml:space="preserve">.3 </w:t>
        </w:r>
      </w:ins>
      <w:r w:rsidR="00175B1C">
        <w:t>Projectiel</w:t>
      </w:r>
      <w:bookmarkEnd w:id="460"/>
    </w:p>
    <w:p w14:paraId="3638326C" w14:textId="4316044D" w:rsidR="006D2DB1" w:rsidRDefault="00F7196F">
      <w:ins w:id="465" w:author="Lodders Max" w:date="2020-03-19T14:45:00Z">
        <w:r>
          <w:t>De speler vuurt een projectiel</w:t>
        </w:r>
      </w:ins>
      <w:ins w:id="466" w:author="Kachung -" w:date="2020-03-20T03:43:00Z">
        <w:r w:rsidR="004D623C">
          <w:t xml:space="preserve"> met zijn karakter</w:t>
        </w:r>
      </w:ins>
      <w:ins w:id="467" w:author="Lodders Max" w:date="2020-03-19T14:45:00Z">
        <w:r>
          <w:t xml:space="preserve"> af als </w:t>
        </w:r>
        <w:del w:id="468" w:author="Kachung -" w:date="2020-03-20T03:43:00Z">
          <w:r w:rsidDel="004D623C">
            <w:delText>hij</w:delText>
          </w:r>
        </w:del>
      </w:ins>
      <w:ins w:id="469" w:author="Kachung -" w:date="2020-03-20T03:43:00Z">
        <w:r w:rsidR="004D623C">
          <w:t>de speler</w:t>
        </w:r>
      </w:ins>
      <w:ins w:id="470" w:author="Lodders Max" w:date="2020-03-19T14:45:00Z">
        <w:r>
          <w:t xml:space="preserve"> op de spatiebalk drukt</w:t>
        </w:r>
      </w:ins>
      <w:del w:id="471" w:author="Lodders Max" w:date="2020-03-19T14:45:00Z">
        <w:r w:rsidR="00175B1C" w:rsidDel="00F7196F">
          <w:delText xml:space="preserve">Het object dat afgevuurd </w:delText>
        </w:r>
        <w:commentRangeStart w:id="472"/>
        <w:r w:rsidR="00175B1C" w:rsidDel="00F7196F">
          <w:delText>wordt</w:delText>
        </w:r>
        <w:commentRangeEnd w:id="472"/>
        <w:r w:rsidR="00AA5F03" w:rsidDel="00F7196F">
          <w:rPr>
            <w:rStyle w:val="Verwijzingopmerking"/>
          </w:rPr>
          <w:commentReference w:id="472"/>
        </w:r>
        <w:r w:rsidR="00175B1C" w:rsidDel="00F7196F">
          <w:delText xml:space="preserve"> vanuit de speler als er op de spatiebalk is ingedrukt</w:delText>
        </w:r>
      </w:del>
      <w:r w:rsidR="00175B1C">
        <w:t xml:space="preserve">. Als de projectiel een bubbel aanraakt, dan verdwijnt het projectiel, en wordt de bubbel gesplitst </w:t>
      </w:r>
      <w:del w:id="473" w:author="Kachung -" w:date="2020-03-20T03:47:00Z">
        <w:r w:rsidR="00175B1C" w:rsidDel="004D623C">
          <w:delText xml:space="preserve">in 2 delen, </w:delText>
        </w:r>
      </w:del>
      <w:ins w:id="474" w:author="Lodders Max" w:date="2020-03-19T14:46:00Z">
        <w:del w:id="475" w:author="Kachung -" w:date="2020-03-20T03:47:00Z">
          <w:r w:rsidDel="004D623C">
            <w:delText>tenzij</w:delText>
          </w:r>
        </w:del>
      </w:ins>
      <w:ins w:id="476" w:author="Lodders Max" w:date="2020-03-19T14:47:00Z">
        <w:del w:id="477" w:author="Kachung -" w:date="2020-03-20T03:47:00Z">
          <w:r w:rsidDel="004D623C">
            <w:delText xml:space="preserve"> de bubbel 8 pixels </w:delText>
          </w:r>
        </w:del>
        <w:del w:id="478" w:author="Kachung -" w:date="2020-03-20T03:39:00Z">
          <w:r w:rsidDel="004D623C">
            <w:delText>breed</w:delText>
          </w:r>
        </w:del>
        <w:del w:id="479" w:author="Kachung -" w:date="2020-03-20T03:47:00Z">
          <w:r w:rsidDel="004D623C">
            <w:delText xml:space="preserve"> is</w:delText>
          </w:r>
        </w:del>
      </w:ins>
      <w:ins w:id="480" w:author="Kachung -" w:date="2020-03-20T03:47:00Z">
        <w:r w:rsidR="004D623C">
          <w:t xml:space="preserve">of vernietigd, zoals beschreven in Hoofdstuk </w:t>
        </w:r>
      </w:ins>
      <w:ins w:id="481" w:author="Kachung -" w:date="2020-03-20T03:52:00Z">
        <w:r w:rsidR="006D357C">
          <w:t>3</w:t>
        </w:r>
      </w:ins>
      <w:ins w:id="482" w:author="Kachung -" w:date="2020-03-20T03:47:00Z">
        <w:r w:rsidR="004D623C">
          <w:t>.</w:t>
        </w:r>
      </w:ins>
      <w:ins w:id="483" w:author="Kachung -" w:date="2020-03-20T03:52:00Z">
        <w:r w:rsidR="006D357C">
          <w:t>4</w:t>
        </w:r>
      </w:ins>
      <w:ins w:id="484" w:author="Kachung -" w:date="2020-03-20T03:47:00Z">
        <w:r w:rsidR="004D623C">
          <w:t>.1</w:t>
        </w:r>
      </w:ins>
      <w:ins w:id="485" w:author="Lodders Max" w:date="2020-03-19T14:47:00Z">
        <w:del w:id="486" w:author="Kachung -" w:date="2020-03-20T03:39:00Z">
          <w:r w:rsidDel="004D623C">
            <w:delText xml:space="preserve"> want</w:delText>
          </w:r>
        </w:del>
      </w:ins>
      <w:ins w:id="487" w:author="Lodders Max" w:date="2020-03-19T14:48:00Z">
        <w:del w:id="488" w:author="Kachung -" w:date="2020-03-20T03:39:00Z">
          <w:r w:rsidDel="004D623C">
            <w:delText xml:space="preserve"> dan verdwijnt hij</w:delText>
          </w:r>
        </w:del>
      </w:ins>
      <w:ins w:id="489" w:author="Lodders Max" w:date="2020-03-19T14:47:00Z">
        <w:r>
          <w:t>.</w:t>
        </w:r>
      </w:ins>
      <w:ins w:id="490" w:author="Kachung -" w:date="2020-03-20T03:39:00Z">
        <w:r w:rsidR="004D623C">
          <w:t xml:space="preserve"> </w:t>
        </w:r>
      </w:ins>
      <w:del w:id="491" w:author="Lodders Max" w:date="2020-03-19T14:46:00Z">
        <w:r w:rsidR="00175B1C" w:rsidDel="00F7196F">
          <w:delText xml:space="preserve">tenzij dit niet meer mogelijk </w:delText>
        </w:r>
        <w:commentRangeStart w:id="492"/>
        <w:r w:rsidR="00175B1C" w:rsidDel="00F7196F">
          <w:delText>is</w:delText>
        </w:r>
        <w:commentRangeEnd w:id="492"/>
        <w:r w:rsidR="00AA5F03" w:rsidDel="00F7196F">
          <w:rPr>
            <w:rStyle w:val="Verwijzingopmerking"/>
          </w:rPr>
          <w:commentReference w:id="492"/>
        </w:r>
        <w:r w:rsidR="00175B1C" w:rsidDel="00F7196F">
          <w:delText xml:space="preserve">. </w:delText>
        </w:r>
      </w:del>
      <w:r w:rsidR="00175B1C">
        <w:t xml:space="preserve">Het projectiel verdwijnt ook als het projectiel het plafond raakt. Ook laat het projectiel een spoor achter, die de bubbel vernietigd of </w:t>
      </w:r>
      <w:del w:id="493" w:author="Kachung -" w:date="2020-03-20T03:42:00Z">
        <w:r w:rsidR="00175B1C" w:rsidDel="004D623C">
          <w:delText>in 2 delen splitst</w:delText>
        </w:r>
      </w:del>
      <w:ins w:id="494" w:author="Kachung -" w:date="2020-03-20T03:42:00Z">
        <w:r w:rsidR="004D623C">
          <w:t>verkleind</w:t>
        </w:r>
      </w:ins>
      <w:ins w:id="495" w:author="Kachung -" w:date="2020-03-20T03:47:00Z">
        <w:r w:rsidR="004D623C">
          <w:t xml:space="preserve">. </w:t>
        </w:r>
      </w:ins>
      <w:del w:id="496" w:author="Kachung -" w:date="2020-03-20T03:47:00Z">
        <w:r w:rsidR="00175B1C" w:rsidDel="004D623C">
          <w:delText xml:space="preserve">. </w:delText>
        </w:r>
      </w:del>
      <w:r w:rsidR="00175B1C">
        <w:t>De spoor blijft staan totdat het projectiel verdwijnt. De speler kan niet nog een projectiel schieten totdat de oude projectiel verdwenen is.</w:t>
      </w:r>
      <w:ins w:id="497" w:author="Kachung -" w:date="2020-03-20T03:49:00Z">
        <w:r w:rsidR="0044100E">
          <w:t xml:space="preserve"> De speler kan wel een powerup oppakken die ervoor zorgt dat een projectiel sneller tegen het plafond aankomt, waardoor de speler sneller kan schieten.</w:t>
        </w:r>
      </w:ins>
    </w:p>
    <w:p w14:paraId="24F32D15" w14:textId="051A4DFF" w:rsidR="006D2DB1" w:rsidRDefault="006D357C">
      <w:pPr>
        <w:pStyle w:val="Kop2"/>
        <w:rPr>
          <w:ins w:id="498" w:author="Kachung -" w:date="2020-03-20T13:19:00Z"/>
        </w:rPr>
      </w:pPr>
      <w:bookmarkStart w:id="499" w:name="_dmy8v1if5bzk" w:colFirst="0" w:colLast="0"/>
      <w:bookmarkStart w:id="500" w:name="_Toc35617046"/>
      <w:bookmarkEnd w:id="499"/>
      <w:ins w:id="501" w:author="Kachung -" w:date="2020-03-20T03:52:00Z">
        <w:r>
          <w:t>3</w:t>
        </w:r>
      </w:ins>
      <w:ins w:id="502" w:author="Kachung -" w:date="2020-03-19T14:57:00Z">
        <w:r w:rsidR="003F6402">
          <w:t>.</w:t>
        </w:r>
      </w:ins>
      <w:ins w:id="503" w:author="Kachung -" w:date="2020-03-20T03:52:00Z">
        <w:r>
          <w:t>5</w:t>
        </w:r>
      </w:ins>
      <w:ins w:id="504" w:author="Kachung -" w:date="2020-03-19T14:57:00Z">
        <w:r w:rsidR="003F6402">
          <w:t xml:space="preserve"> </w:t>
        </w:r>
      </w:ins>
      <w:r w:rsidR="00175B1C">
        <w:t>Overige elementen</w:t>
      </w:r>
      <w:bookmarkEnd w:id="500"/>
    </w:p>
    <w:p w14:paraId="5D2EDF11" w14:textId="1FE21E4F" w:rsidR="00CA3452" w:rsidRPr="00CA3452" w:rsidRDefault="00CA3452" w:rsidP="00CA3452">
      <w:pPr>
        <w:rPr>
          <w:rPrChange w:id="505" w:author="Kachung -" w:date="2020-03-20T13:19:00Z">
            <w:rPr/>
          </w:rPrChange>
        </w:rPr>
        <w:pPrChange w:id="506" w:author="Kachung -" w:date="2020-03-20T13:19:00Z">
          <w:pPr>
            <w:pStyle w:val="Kop2"/>
          </w:pPr>
        </w:pPrChange>
      </w:pPr>
      <w:ins w:id="507" w:author="Kachung -" w:date="2020-03-20T13:19:00Z">
        <w:r>
          <w:t>Hierin beschrijven wij welke overige elementen er in het spel zitten naast de acties en objecten</w:t>
        </w:r>
      </w:ins>
      <w:ins w:id="508" w:author="Kachung -" w:date="2020-03-20T13:20:00Z">
        <w:r>
          <w:t xml:space="preserve">. Zie </w:t>
        </w:r>
      </w:ins>
      <w:ins w:id="509" w:author="Kachung -" w:date="2020-03-20T15:32:00Z">
        <w:r w:rsidR="00800799">
          <w:t xml:space="preserve">afbeelding 2 van </w:t>
        </w:r>
      </w:ins>
      <w:ins w:id="510" w:author="Kachung -" w:date="2020-03-20T13:20:00Z">
        <w:r>
          <w:t>hoofdstuk 3.3 voor een afbeelding van het spel</w:t>
        </w:r>
      </w:ins>
      <w:ins w:id="511" w:author="Kachung -" w:date="2020-03-20T13:21:00Z">
        <w:r>
          <w:t xml:space="preserve"> waarin de overige elementen er in voorkomen</w:t>
        </w:r>
      </w:ins>
      <w:ins w:id="512" w:author="Kachung -" w:date="2020-03-20T13:20:00Z">
        <w:r>
          <w:t>.</w:t>
        </w:r>
      </w:ins>
    </w:p>
    <w:p w14:paraId="7E8E5194" w14:textId="656F97AA" w:rsidR="002418F3" w:rsidRPr="002418F3" w:rsidRDefault="002418F3" w:rsidP="00CA3452">
      <w:pPr>
        <w:pStyle w:val="Kop3"/>
        <w:rPr>
          <w:ins w:id="513" w:author="Kachung -" w:date="2020-03-20T12:50:00Z"/>
          <w:rPrChange w:id="514" w:author="Kachung -" w:date="2020-03-20T12:50:00Z">
            <w:rPr>
              <w:ins w:id="515" w:author="Kachung -" w:date="2020-03-20T12:50:00Z"/>
            </w:rPr>
          </w:rPrChange>
        </w:rPr>
        <w:pPrChange w:id="516" w:author="Kachung -" w:date="2020-03-20T13:19:00Z">
          <w:pPr/>
        </w:pPrChange>
      </w:pPr>
      <w:bookmarkStart w:id="517" w:name="_Toc35617047"/>
      <w:ins w:id="518" w:author="Kachung -" w:date="2020-03-20T12:50:00Z">
        <w:r>
          <w:t>3.5.1 Score</w:t>
        </w:r>
        <w:bookmarkEnd w:id="517"/>
      </w:ins>
    </w:p>
    <w:p w14:paraId="3D8AA24A" w14:textId="1929DAEC" w:rsidR="00CB05DF" w:rsidRDefault="00E82C3A">
      <w:pPr>
        <w:rPr>
          <w:ins w:id="519" w:author="Kachung -" w:date="2020-03-20T12:50:00Z"/>
        </w:rPr>
      </w:pPr>
      <w:ins w:id="520" w:author="Kachung -" w:date="2020-03-20T14:40:00Z">
        <w:r>
          <w:t xml:space="preserve">De speler start </w:t>
        </w:r>
      </w:ins>
      <w:ins w:id="521" w:author="Kachung -" w:date="2020-03-20T14:41:00Z">
        <w:r>
          <w:t>met een score van 0.</w:t>
        </w:r>
      </w:ins>
      <w:del w:id="522" w:author="Kachung -" w:date="2020-03-20T13:20:00Z">
        <w:r w:rsidR="00175B1C" w:rsidDel="00CA3452">
          <w:delText>j</w:delText>
        </w:r>
      </w:del>
      <w:del w:id="523" w:author="Kachung -" w:date="2020-03-20T14:40:00Z">
        <w:r w:rsidR="00175B1C" w:rsidDel="00E82C3A">
          <w:delText>e huidige score en het aantal resterende levens worden onderin het scherm weergegeven</w:delText>
        </w:r>
      </w:del>
      <w:ins w:id="524" w:author="Kachung -" w:date="2020-03-20T13:20:00Z">
        <w:r w:rsidR="00CA3452">
          <w:t xml:space="preserve"> </w:t>
        </w:r>
      </w:ins>
      <w:ins w:id="525" w:author="Kachung -" w:date="2020-03-20T14:42:00Z">
        <w:r>
          <w:t xml:space="preserve">De speler krijgt voor het neerschieten van de eerste bubbel 250 punten. Voor elke </w:t>
        </w:r>
      </w:ins>
      <w:ins w:id="526" w:author="Kachung -" w:date="2020-03-20T14:43:00Z">
        <w:r>
          <w:t>subsequente bubbel wordt er 50 punten afgetrokken van de 250, dus krijgt de speler bij de tweede bubbel 200 punten</w:t>
        </w:r>
      </w:ins>
      <w:ins w:id="527" w:author="Kachung -" w:date="2020-03-20T14:44:00Z">
        <w:r>
          <w:t xml:space="preserve">, en bij de </w:t>
        </w:r>
      </w:ins>
      <w:ins w:id="528" w:author="Kachung -" w:date="2020-03-20T14:45:00Z">
        <w:r>
          <w:t>laatste bubbel 150 punten.</w:t>
        </w:r>
      </w:ins>
      <w:del w:id="529" w:author="Kachung -" w:date="2020-03-20T13:20:00Z">
        <w:r w:rsidR="00175B1C" w:rsidDel="00CA3452">
          <w:delText xml:space="preserve">. </w:delText>
        </w:r>
      </w:del>
      <w:del w:id="530" w:author="Kachung -" w:date="2020-03-20T13:21:00Z">
        <w:r w:rsidR="00175B1C" w:rsidDel="00CA3452">
          <w:delText xml:space="preserve">ook wordt de resterende tijd gevisualiseerd door middel van een balk die langzaam </w:delText>
        </w:r>
        <w:commentRangeStart w:id="531"/>
        <w:r w:rsidR="00175B1C" w:rsidDel="00CA3452">
          <w:delText>leegloopt</w:delText>
        </w:r>
        <w:commentRangeEnd w:id="531"/>
        <w:r w:rsidR="00DB405F" w:rsidDel="00CA3452">
          <w:rPr>
            <w:rStyle w:val="Verwijzingopmerking"/>
          </w:rPr>
          <w:commentReference w:id="531"/>
        </w:r>
        <w:r w:rsidR="00175B1C" w:rsidDel="00CA3452">
          <w:delText>.</w:delText>
        </w:r>
      </w:del>
      <w:ins w:id="532" w:author="Kachung -" w:date="2020-03-20T14:45:00Z">
        <w:r>
          <w:t xml:space="preserve"> </w:t>
        </w:r>
      </w:ins>
      <w:ins w:id="533" w:author="Kachung -" w:date="2020-03-20T14:35:00Z">
        <w:r w:rsidR="00E6700D">
          <w:t xml:space="preserve">Als de speler het level gehaald heeft, dan krijgt de speler </w:t>
        </w:r>
      </w:ins>
      <w:ins w:id="534" w:author="Kachung -" w:date="2020-03-20T16:54:00Z">
        <w:r w:rsidR="00CB05DF">
          <w:t>het</w:t>
        </w:r>
      </w:ins>
      <w:ins w:id="535" w:author="Kachung -" w:date="2020-03-20T14:36:00Z">
        <w:r w:rsidR="00E6700D">
          <w:t xml:space="preserve"> aantal score </w:t>
        </w:r>
      </w:ins>
      <w:ins w:id="536" w:author="Kachung -" w:date="2020-03-20T16:54:00Z">
        <w:r w:rsidR="00CB05DF">
          <w:t xml:space="preserve">dat uitgerekend is </w:t>
        </w:r>
      </w:ins>
      <w:ins w:id="537" w:author="Kachung -" w:date="2020-03-20T14:36:00Z">
        <w:r w:rsidR="00E6700D">
          <w:t>op basis van de resterende tijd</w:t>
        </w:r>
      </w:ins>
      <w:ins w:id="538" w:author="Kachung -" w:date="2020-03-20T16:54:00Z">
        <w:r w:rsidR="00CB05DF">
          <w:t>. De formule voor het berekenen van de extra score is (</w:t>
        </w:r>
        <w:r w:rsidR="00CB05DF">
          <w:t>huidige tijd / max tijd * 100 = percentage van de tijd * 20</w:t>
        </w:r>
      </w:ins>
      <w:ins w:id="539" w:author="Kachung -" w:date="2020-03-20T16:55:00Z">
        <w:r w:rsidR="00CB05DF">
          <w:t xml:space="preserve">). </w:t>
        </w:r>
      </w:ins>
    </w:p>
    <w:p w14:paraId="7CF4AAA0" w14:textId="08B75F3B" w:rsidR="00393B26" w:rsidRDefault="00393B26" w:rsidP="002418F3">
      <w:pPr>
        <w:pStyle w:val="Kop3"/>
        <w:rPr>
          <w:ins w:id="540" w:author="Kachung -" w:date="2020-03-20T13:42:00Z"/>
        </w:rPr>
      </w:pPr>
      <w:bookmarkStart w:id="541" w:name="_Toc35617048"/>
      <w:ins w:id="542" w:author="Kachung -" w:date="2020-03-20T13:42:00Z">
        <w:r>
          <w:t>3.5.2 Level</w:t>
        </w:r>
        <w:bookmarkEnd w:id="541"/>
      </w:ins>
    </w:p>
    <w:p w14:paraId="1EC7D569" w14:textId="45670638" w:rsidR="00393B26" w:rsidRPr="00393B26" w:rsidRDefault="00393B26" w:rsidP="00393B26">
      <w:pPr>
        <w:rPr>
          <w:ins w:id="543" w:author="Kachung -" w:date="2020-03-20T13:42:00Z"/>
          <w:rPrChange w:id="544" w:author="Kachung -" w:date="2020-03-20T13:44:00Z">
            <w:rPr>
              <w:ins w:id="545" w:author="Kachung -" w:date="2020-03-20T13:42:00Z"/>
            </w:rPr>
          </w:rPrChange>
        </w:rPr>
        <w:pPrChange w:id="546" w:author="Kachung -" w:date="2020-03-20T13:42:00Z">
          <w:pPr>
            <w:pStyle w:val="Kop3"/>
          </w:pPr>
        </w:pPrChange>
      </w:pPr>
      <w:ins w:id="547" w:author="Kachung -" w:date="2020-03-20T13:42:00Z">
        <w:r>
          <w:t xml:space="preserve">De speler begint na het opstarten van het spel op </w:t>
        </w:r>
      </w:ins>
      <w:ins w:id="548" w:author="Kachung -" w:date="2020-03-20T14:52:00Z">
        <w:r w:rsidR="007A1C3F">
          <w:t>het</w:t>
        </w:r>
      </w:ins>
      <w:ins w:id="549" w:author="Kachung -" w:date="2020-03-20T13:42:00Z">
        <w:r>
          <w:t xml:space="preserve"> eerste level. </w:t>
        </w:r>
      </w:ins>
      <w:ins w:id="550" w:author="Kachung -" w:date="2020-03-20T16:31:00Z">
        <w:r w:rsidR="002D4161">
          <w:t xml:space="preserve">Bij de eerste level is er 1 bubbel. </w:t>
        </w:r>
      </w:ins>
      <w:ins w:id="551" w:author="Kachung -" w:date="2020-03-20T13:42:00Z">
        <w:r>
          <w:t xml:space="preserve">Nadat de speler alle bubbels heeft </w:t>
        </w:r>
      </w:ins>
      <w:ins w:id="552" w:author="Kachung -" w:date="2020-03-20T13:43:00Z">
        <w:r>
          <w:t xml:space="preserve">vernietigd, </w:t>
        </w:r>
      </w:ins>
      <w:ins w:id="553" w:author="Kachung -" w:date="2020-03-20T14:51:00Z">
        <w:r w:rsidR="007A1C3F">
          <w:t>mag de speler door naar het volgende level</w:t>
        </w:r>
      </w:ins>
      <w:ins w:id="554" w:author="Kachung -" w:date="2020-03-20T13:44:00Z">
        <w:r>
          <w:t xml:space="preserve">. </w:t>
        </w:r>
      </w:ins>
      <w:ins w:id="555" w:author="Kachung -" w:date="2020-03-20T16:34:00Z">
        <w:r w:rsidR="002D4161">
          <w:t xml:space="preserve">Per level komt er een extra bubbel op het scherm, dus er zijn twee bubbels op level 2. </w:t>
        </w:r>
      </w:ins>
      <w:ins w:id="556" w:author="Kachung -" w:date="2020-03-20T13:44:00Z">
        <w:r>
          <w:t>Er zijn maximaal 3 levels in het spel.</w:t>
        </w:r>
      </w:ins>
      <w:ins w:id="557" w:author="Kachung -" w:date="2020-03-20T14:01:00Z">
        <w:r w:rsidR="007C3230">
          <w:t xml:space="preserve"> Als de speler al zijn levens is verloren, dan is de speler klaar met het spel en wordt </w:t>
        </w:r>
      </w:ins>
      <w:ins w:id="558" w:author="Kachung -" w:date="2020-03-20T14:53:00Z">
        <w:r w:rsidR="007A1C3F">
          <w:t>het</w:t>
        </w:r>
      </w:ins>
      <w:ins w:id="559" w:author="Kachung -" w:date="2020-03-20T14:02:00Z">
        <w:r w:rsidR="007C3230">
          <w:t xml:space="preserve"> huidige level op het eindscherm weergegeven zodat de speler kan zien hoe ver </w:t>
        </w:r>
      </w:ins>
      <w:ins w:id="560" w:author="Kachung -" w:date="2020-03-20T16:35:00Z">
        <w:r w:rsidR="002D4161">
          <w:t>de speler</w:t>
        </w:r>
      </w:ins>
      <w:ins w:id="561" w:author="Kachung -" w:date="2020-03-20T14:02:00Z">
        <w:r w:rsidR="007C3230">
          <w:t xml:space="preserve"> is gekomen.</w:t>
        </w:r>
      </w:ins>
    </w:p>
    <w:p w14:paraId="0BB0EA9C" w14:textId="40BD9CBF" w:rsidR="002418F3" w:rsidRDefault="002418F3" w:rsidP="002418F3">
      <w:pPr>
        <w:pStyle w:val="Kop3"/>
        <w:rPr>
          <w:ins w:id="562" w:author="Kachung -" w:date="2020-03-20T12:58:00Z"/>
        </w:rPr>
      </w:pPr>
      <w:bookmarkStart w:id="563" w:name="_Toc35617049"/>
      <w:ins w:id="564" w:author="Kachung -" w:date="2020-03-20T12:50:00Z">
        <w:r>
          <w:lastRenderedPageBreak/>
          <w:t>3.5.</w:t>
        </w:r>
      </w:ins>
      <w:ins w:id="565" w:author="Kachung -" w:date="2020-03-20T13:42:00Z">
        <w:r w:rsidR="00393B26">
          <w:t>3</w:t>
        </w:r>
      </w:ins>
      <w:ins w:id="566" w:author="Kachung -" w:date="2020-03-20T12:50:00Z">
        <w:r>
          <w:t xml:space="preserve"> Levens</w:t>
        </w:r>
      </w:ins>
      <w:bookmarkEnd w:id="563"/>
    </w:p>
    <w:p w14:paraId="5D0D5AE1" w14:textId="5B4A3EEA" w:rsidR="002418F3" w:rsidRDefault="002418F3" w:rsidP="002418F3">
      <w:pPr>
        <w:rPr>
          <w:ins w:id="567" w:author="Kachung -" w:date="2020-03-20T13:00:00Z"/>
        </w:rPr>
      </w:pPr>
      <w:ins w:id="568" w:author="Kachung -" w:date="2020-03-20T12:58:00Z">
        <w:r>
          <w:t xml:space="preserve">De </w:t>
        </w:r>
      </w:ins>
      <w:ins w:id="569" w:author="Kachung -" w:date="2020-03-20T13:18:00Z">
        <w:r w:rsidR="00E868D9">
          <w:t>speler</w:t>
        </w:r>
      </w:ins>
      <w:ins w:id="570" w:author="Kachung -" w:date="2020-03-20T12:58:00Z">
        <w:r>
          <w:t xml:space="preserve"> begint met 3 levens. Zodra </w:t>
        </w:r>
      </w:ins>
      <w:ins w:id="571" w:author="Kachung -" w:date="2020-03-20T12:59:00Z">
        <w:r>
          <w:t>een</w:t>
        </w:r>
      </w:ins>
      <w:ins w:id="572" w:author="Kachung -" w:date="2020-03-20T12:58:00Z">
        <w:r>
          <w:t xml:space="preserve"> bubbel </w:t>
        </w:r>
      </w:ins>
      <w:ins w:id="573" w:author="Kachung -" w:date="2020-03-20T12:59:00Z">
        <w:r>
          <w:t xml:space="preserve">de </w:t>
        </w:r>
      </w:ins>
      <w:ins w:id="574" w:author="Kachung -" w:date="2020-03-20T13:18:00Z">
        <w:r w:rsidR="00E868D9">
          <w:t>speler</w:t>
        </w:r>
      </w:ins>
      <w:ins w:id="575" w:author="Kachung -" w:date="2020-03-20T12:58:00Z">
        <w:r>
          <w:t xml:space="preserve"> aanraakt verliest de </w:t>
        </w:r>
      </w:ins>
      <w:ins w:id="576" w:author="Kachung -" w:date="2020-03-20T13:18:00Z">
        <w:r w:rsidR="00E868D9">
          <w:t>speler</w:t>
        </w:r>
      </w:ins>
      <w:ins w:id="577" w:author="Kachung -" w:date="2020-03-20T12:58:00Z">
        <w:r>
          <w:t xml:space="preserve"> een </w:t>
        </w:r>
      </w:ins>
      <w:ins w:id="578" w:author="Kachung -" w:date="2020-03-20T12:59:00Z">
        <w:r>
          <w:t>leven</w:t>
        </w:r>
      </w:ins>
      <w:ins w:id="579" w:author="Kachung -" w:date="2020-03-20T14:38:00Z">
        <w:r w:rsidR="00E6700D">
          <w:t xml:space="preserve"> en </w:t>
        </w:r>
      </w:ins>
      <w:ins w:id="580" w:author="Kachung -" w:date="2020-03-20T13:00:00Z">
        <w:r>
          <w:t xml:space="preserve">wordt </w:t>
        </w:r>
      </w:ins>
      <w:ins w:id="581" w:author="Kachung -" w:date="2020-03-20T14:52:00Z">
        <w:r w:rsidR="007A1C3F">
          <w:t>het level</w:t>
        </w:r>
      </w:ins>
      <w:ins w:id="582" w:author="Kachung -" w:date="2020-03-20T13:00:00Z">
        <w:r>
          <w:t xml:space="preserve"> gereset naar zijn orginele staat, waar de speler </w:t>
        </w:r>
      </w:ins>
      <w:ins w:id="583" w:author="Kachung -" w:date="2020-03-20T14:53:00Z">
        <w:r w:rsidR="007A1C3F">
          <w:t>het</w:t>
        </w:r>
      </w:ins>
      <w:ins w:id="584" w:author="Kachung -" w:date="2020-03-20T13:42:00Z">
        <w:r w:rsidR="00393B26">
          <w:t xml:space="preserve"> huidige level opnieuw moet spelen</w:t>
        </w:r>
      </w:ins>
      <w:ins w:id="585" w:author="Kachung -" w:date="2020-03-20T14:05:00Z">
        <w:r w:rsidR="007C3230">
          <w:t>.</w:t>
        </w:r>
      </w:ins>
    </w:p>
    <w:p w14:paraId="41BAED88" w14:textId="3B375080" w:rsidR="00284AE2" w:rsidRDefault="00284AE2" w:rsidP="002418F3">
      <w:pPr>
        <w:rPr>
          <w:ins w:id="586" w:author="Kachung -" w:date="2020-03-20T13:00:00Z"/>
        </w:rPr>
      </w:pPr>
    </w:p>
    <w:p w14:paraId="54180D06" w14:textId="53BB0FAD" w:rsidR="00284AE2" w:rsidRDefault="00284AE2" w:rsidP="00284AE2">
      <w:pPr>
        <w:pStyle w:val="Kop3"/>
        <w:rPr>
          <w:ins w:id="587" w:author="Kachung -" w:date="2020-03-20T13:00:00Z"/>
        </w:rPr>
      </w:pPr>
      <w:bookmarkStart w:id="588" w:name="_Toc35617050"/>
      <w:ins w:id="589" w:author="Kachung -" w:date="2020-03-20T13:00:00Z">
        <w:r>
          <w:t>3.5.</w:t>
        </w:r>
      </w:ins>
      <w:ins w:id="590" w:author="Kachung -" w:date="2020-03-20T13:42:00Z">
        <w:r w:rsidR="00393B26">
          <w:t>4</w:t>
        </w:r>
      </w:ins>
      <w:ins w:id="591" w:author="Kachung -" w:date="2020-03-20T13:00:00Z">
        <w:r>
          <w:t xml:space="preserve"> Timer</w:t>
        </w:r>
        <w:bookmarkEnd w:id="588"/>
      </w:ins>
    </w:p>
    <w:p w14:paraId="5D5FB9D7" w14:textId="6C8D5852" w:rsidR="002418F3" w:rsidRPr="002418F3" w:rsidDel="008744AD" w:rsidRDefault="00E82C3A" w:rsidP="002418F3">
      <w:pPr>
        <w:rPr>
          <w:del w:id="592" w:author="Kachung -" w:date="2020-03-20T17:05:00Z"/>
          <w:rPrChange w:id="593" w:author="Kachung -" w:date="2020-03-20T12:50:00Z">
            <w:rPr>
              <w:del w:id="594" w:author="Kachung -" w:date="2020-03-20T17:05:00Z"/>
            </w:rPr>
          </w:rPrChange>
        </w:rPr>
        <w:pPrChange w:id="595" w:author="Kachung -" w:date="2020-03-20T12:50:00Z">
          <w:pPr/>
        </w:pPrChange>
      </w:pPr>
      <w:ins w:id="596" w:author="Kachung -" w:date="2020-03-20T14:47:00Z">
        <w:r>
          <w:t>De speler krijgt</w:t>
        </w:r>
      </w:ins>
      <w:ins w:id="597" w:author="Kachung -" w:date="2020-03-20T14:48:00Z">
        <w:r>
          <w:t xml:space="preserve"> per level 1 minuut om een level te halen. </w:t>
        </w:r>
      </w:ins>
      <w:ins w:id="598" w:author="Kachung -" w:date="2020-03-20T13:21:00Z">
        <w:r w:rsidR="00CA3452">
          <w:t>De resterende tijd is gevisualiseerd door middel van een balk die langzaam leegloopt</w:t>
        </w:r>
      </w:ins>
      <w:ins w:id="599" w:author="Kachung -" w:date="2020-03-20T14:50:00Z">
        <w:r>
          <w:t>, te zien bij afbeelding</w:t>
        </w:r>
      </w:ins>
      <w:ins w:id="600" w:author="Kachung -" w:date="2020-03-20T15:31:00Z">
        <w:r w:rsidR="00775EC4">
          <w:t xml:space="preserve"> 2</w:t>
        </w:r>
      </w:ins>
      <w:ins w:id="601" w:author="Kachung -" w:date="2020-03-20T14:50:00Z">
        <w:r>
          <w:t xml:space="preserve"> van hoofdstuk 3.3</w:t>
        </w:r>
      </w:ins>
      <w:ins w:id="602" w:author="Kachung -" w:date="2020-03-20T13:21:00Z">
        <w:r w:rsidR="00CA3452">
          <w:t>. De speler krijgt de tijd niet te</w:t>
        </w:r>
      </w:ins>
      <w:ins w:id="603" w:author="Kachung -" w:date="2020-03-20T14:39:00Z">
        <w:r w:rsidR="00E6700D">
          <w:t xml:space="preserve"> zien zodat de speler de druk voelt om </w:t>
        </w:r>
      </w:ins>
      <w:ins w:id="604" w:author="Kachung -" w:date="2020-03-20T14:52:00Z">
        <w:r w:rsidR="007A1C3F">
          <w:t>het level</w:t>
        </w:r>
      </w:ins>
      <w:ins w:id="605" w:author="Kachung -" w:date="2020-03-20T14:39:00Z">
        <w:r w:rsidR="00E6700D">
          <w:t xml:space="preserve"> zo snel mogelijk uit te spelen.</w:t>
        </w:r>
      </w:ins>
    </w:p>
    <w:p w14:paraId="0C7A12BC" w14:textId="77777777" w:rsidR="008744AD" w:rsidRDefault="008744AD" w:rsidP="008744AD">
      <w:pPr>
        <w:rPr>
          <w:ins w:id="606" w:author="Kachung -" w:date="2020-03-20T17:02:00Z"/>
        </w:rPr>
      </w:pPr>
      <w:bookmarkStart w:id="607" w:name="_3eugfo7m7fh9" w:colFirst="0" w:colLast="0"/>
      <w:bookmarkEnd w:id="607"/>
    </w:p>
    <w:p w14:paraId="0AEB0494" w14:textId="46D5A079" w:rsidR="007A1C3F" w:rsidRPr="008744AD" w:rsidRDefault="007A1C3F" w:rsidP="008744AD">
      <w:pPr>
        <w:rPr>
          <w:ins w:id="608" w:author="Kachung -" w:date="2020-03-20T14:59:00Z"/>
          <w:sz w:val="28"/>
          <w:szCs w:val="28"/>
          <w:rPrChange w:id="609" w:author="Kachung -" w:date="2020-03-20T17:01:00Z">
            <w:rPr>
              <w:ins w:id="610" w:author="Kachung -" w:date="2020-03-20T14:59:00Z"/>
              <w:sz w:val="40"/>
              <w:szCs w:val="40"/>
            </w:rPr>
          </w:rPrChange>
        </w:rPr>
        <w:pPrChange w:id="611" w:author="Kachung -" w:date="2020-03-20T17:01:00Z">
          <w:pPr/>
        </w:pPrChange>
      </w:pPr>
      <w:ins w:id="612" w:author="Kachung -" w:date="2020-03-20T14:59:00Z">
        <w:r>
          <w:br w:type="page"/>
        </w:r>
      </w:ins>
    </w:p>
    <w:p w14:paraId="69A89689" w14:textId="458498E9" w:rsidR="006D2DB1" w:rsidRDefault="007A1C3F">
      <w:pPr>
        <w:pStyle w:val="Kop1"/>
      </w:pPr>
      <w:bookmarkStart w:id="613" w:name="_Toc35617051"/>
      <w:ins w:id="614" w:author="Kachung -" w:date="2020-03-20T14:54:00Z">
        <w:r>
          <w:lastRenderedPageBreak/>
          <w:t>4</w:t>
        </w:r>
      </w:ins>
      <w:ins w:id="615" w:author="Kachung -" w:date="2020-03-19T14:57:00Z">
        <w:r w:rsidR="003F6402">
          <w:t xml:space="preserve">. </w:t>
        </w:r>
      </w:ins>
      <w:r w:rsidR="00175B1C">
        <w:t>Schermen/werking spel</w:t>
      </w:r>
      <w:bookmarkEnd w:id="613"/>
    </w:p>
    <w:p w14:paraId="4EC8FA53" w14:textId="349AEE6F" w:rsidR="003F6402" w:rsidRDefault="007A1C3F">
      <w:pPr>
        <w:pStyle w:val="Kop2"/>
        <w:rPr>
          <w:ins w:id="616" w:author="Kachung -" w:date="2020-03-19T14:58:00Z"/>
        </w:rPr>
      </w:pPr>
      <w:bookmarkStart w:id="617" w:name="_6otshks13szb" w:colFirst="0" w:colLast="0"/>
      <w:bookmarkStart w:id="618" w:name="_Toc35617052"/>
      <w:bookmarkEnd w:id="617"/>
      <w:ins w:id="619" w:author="Kachung -" w:date="2020-03-20T14:57:00Z">
        <w:r>
          <w:t>4</w:t>
        </w:r>
      </w:ins>
      <w:ins w:id="620" w:author="Kachung -" w:date="2020-03-19T14:58:00Z">
        <w:r w:rsidR="003F6402">
          <w:t>.1 Inleiding</w:t>
        </w:r>
        <w:bookmarkEnd w:id="618"/>
      </w:ins>
    </w:p>
    <w:p w14:paraId="376BA6CC" w14:textId="3EB317BD" w:rsidR="003F6402" w:rsidRPr="00B46A2E" w:rsidRDefault="007A1C3F">
      <w:pPr>
        <w:rPr>
          <w:ins w:id="621" w:author="Kachung -" w:date="2020-03-19T14:58:00Z"/>
        </w:rPr>
        <w:pPrChange w:id="622" w:author="Kachung -" w:date="2020-03-19T14:58:00Z">
          <w:pPr>
            <w:pStyle w:val="Kop2"/>
          </w:pPr>
        </w:pPrChange>
      </w:pPr>
      <w:ins w:id="623" w:author="Kachung -" w:date="2020-03-20T14:59:00Z">
        <w:r>
          <w:t>In dit hoofdstuk leggen wij de werking van het spel en de aanwezige elementen uit.</w:t>
        </w:r>
      </w:ins>
      <w:ins w:id="624" w:author="Kachung -" w:date="2020-03-20T15:04:00Z">
        <w:r w:rsidR="007F1407">
          <w:t xml:space="preserve"> </w:t>
        </w:r>
      </w:ins>
      <w:ins w:id="625" w:author="Kachung -" w:date="2020-03-20T15:05:00Z">
        <w:r w:rsidR="007F1407">
          <w:t>Dit leggen wij uit met behulp van een aantal schetsen</w:t>
        </w:r>
      </w:ins>
      <w:ins w:id="626" w:author="Kachung -" w:date="2020-03-20T15:12:00Z">
        <w:r w:rsidR="00D64CCE">
          <w:t>.</w:t>
        </w:r>
      </w:ins>
    </w:p>
    <w:p w14:paraId="03A402C1" w14:textId="16442A2A" w:rsidR="006D2DB1" w:rsidRPr="00282778" w:rsidRDefault="007A1C3F">
      <w:pPr>
        <w:pStyle w:val="Kop2"/>
        <w:rPr>
          <w:lang w:val="en-US"/>
          <w:rPrChange w:id="627" w:author="Kachung -" w:date="2020-03-20T16:05:00Z">
            <w:rPr/>
          </w:rPrChange>
        </w:rPr>
      </w:pPr>
      <w:bookmarkStart w:id="628" w:name="_Toc35617053"/>
      <w:ins w:id="629" w:author="Kachung -" w:date="2020-03-20T14:57:00Z">
        <w:r w:rsidRPr="00282778">
          <w:rPr>
            <w:lang w:val="en-US"/>
            <w:rPrChange w:id="630" w:author="Kachung -" w:date="2020-03-20T16:05:00Z">
              <w:rPr/>
            </w:rPrChange>
          </w:rPr>
          <w:t>4</w:t>
        </w:r>
      </w:ins>
      <w:ins w:id="631" w:author="Kachung -" w:date="2020-03-19T14:57:00Z">
        <w:r w:rsidR="003F6402" w:rsidRPr="00282778">
          <w:rPr>
            <w:lang w:val="en-US"/>
            <w:rPrChange w:id="632" w:author="Kachung -" w:date="2020-03-20T16:05:00Z">
              <w:rPr/>
            </w:rPrChange>
          </w:rPr>
          <w:t xml:space="preserve">.2 </w:t>
        </w:r>
      </w:ins>
      <w:proofErr w:type="spellStart"/>
      <w:r w:rsidR="00175B1C" w:rsidRPr="00282778">
        <w:rPr>
          <w:lang w:val="en-US"/>
          <w:rPrChange w:id="633" w:author="Kachung -" w:date="2020-03-20T16:05:00Z">
            <w:rPr/>
          </w:rPrChange>
        </w:rPr>
        <w:t>Beginscherm</w:t>
      </w:r>
      <w:bookmarkEnd w:id="628"/>
      <w:proofErr w:type="spellEnd"/>
    </w:p>
    <w:p w14:paraId="01BB6108" w14:textId="35BF19E9" w:rsidR="007F1407" w:rsidRPr="00282778" w:rsidRDefault="00A47FC8">
      <w:pPr>
        <w:rPr>
          <w:ins w:id="634" w:author="Kachung -" w:date="2020-03-20T15:03:00Z"/>
          <w:lang w:val="en-US"/>
          <w:rPrChange w:id="635" w:author="Kachung -" w:date="2020-03-20T16:05:00Z">
            <w:rPr>
              <w:ins w:id="636" w:author="Kachung -" w:date="2020-03-20T15:03:00Z"/>
            </w:rPr>
          </w:rPrChange>
        </w:rPr>
      </w:pPr>
      <w:moveToRangeStart w:id="637" w:author="Kachung -" w:date="2020-03-20T12:07:00Z" w:name="move35598464"/>
      <w:moveTo w:id="638" w:author="Kachung -" w:date="2020-03-20T12:07:00Z">
        <w:del w:id="639" w:author="Kachung -" w:date="2020-03-20T15:37:00Z">
          <w:r w:rsidDel="00D04B4F">
            <w:rPr>
              <w:noProof/>
            </w:rPr>
            <w:drawing>
              <wp:inline distT="114300" distB="114300" distL="114300" distR="114300" wp14:anchorId="23C540FF" wp14:editId="6CC59798">
                <wp:extent cx="5733415" cy="4368316"/>
                <wp:effectExtent l="0" t="0" r="635"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33415" cy="4368316"/>
                        </a:xfrm>
                        <a:prstGeom prst="rect">
                          <a:avLst/>
                        </a:prstGeom>
                        <a:ln/>
                      </pic:spPr>
                    </pic:pic>
                  </a:graphicData>
                </a:graphic>
              </wp:inline>
            </w:drawing>
          </w:r>
        </w:del>
      </w:moveTo>
      <w:moveToRangeEnd w:id="637"/>
      <w:ins w:id="640" w:author="Kachung -" w:date="2020-03-20T15:37:00Z">
        <w:r w:rsidR="00D04B4F" w:rsidRPr="00282778">
          <w:rPr>
            <w:lang w:val="en-US"/>
            <w:rPrChange w:id="641" w:author="Kachung -" w:date="2020-03-20T16:05:00Z">
              <w:rPr/>
            </w:rPrChange>
          </w:rPr>
          <w:t xml:space="preserve"> </w:t>
        </w:r>
        <w:r w:rsidR="00D04B4F">
          <w:rPr>
            <w:noProof/>
          </w:rPr>
          <w:drawing>
            <wp:inline distT="0" distB="0" distL="0" distR="0" wp14:anchorId="2F538F7F" wp14:editId="432A2140">
              <wp:extent cx="5733415" cy="3822065"/>
              <wp:effectExtent l="0" t="0" r="635" b="698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3822065"/>
                      </a:xfrm>
                      <a:prstGeom prst="rect">
                        <a:avLst/>
                      </a:prstGeom>
                      <a:noFill/>
                      <a:ln>
                        <a:noFill/>
                      </a:ln>
                    </pic:spPr>
                  </pic:pic>
                </a:graphicData>
              </a:graphic>
            </wp:inline>
          </w:drawing>
        </w:r>
      </w:ins>
    </w:p>
    <w:p w14:paraId="1050408E" w14:textId="0D784196" w:rsidR="007F1407" w:rsidRPr="00AD6C42" w:rsidRDefault="00F64568">
      <w:pPr>
        <w:rPr>
          <w:ins w:id="642" w:author="Kachung -" w:date="2020-03-20T15:03:00Z"/>
          <w:lang w:val="nl-NL"/>
          <w:rPrChange w:id="643" w:author="Kachung -" w:date="2020-03-20T17:16:00Z">
            <w:rPr>
              <w:ins w:id="644" w:author="Kachung -" w:date="2020-03-20T15:03:00Z"/>
            </w:rPr>
          </w:rPrChange>
        </w:rPr>
      </w:pPr>
      <w:ins w:id="645" w:author="Kachung -" w:date="2020-03-20T15:27:00Z">
        <w:r w:rsidRPr="00AD6C42">
          <w:rPr>
            <w:b/>
            <w:bCs/>
            <w:lang w:val="nl-NL"/>
            <w:rPrChange w:id="646" w:author="Kachung -" w:date="2020-03-20T17:16:00Z">
              <w:rPr>
                <w:b/>
                <w:bCs/>
              </w:rPr>
            </w:rPrChange>
          </w:rPr>
          <w:t xml:space="preserve">Afbeelding 1 </w:t>
        </w:r>
      </w:ins>
      <w:ins w:id="647" w:author="Kachung -" w:date="2020-03-20T15:57:00Z">
        <w:r w:rsidR="00282778" w:rsidRPr="00AD6C42">
          <w:rPr>
            <w:b/>
            <w:bCs/>
            <w:lang w:val="nl-NL"/>
            <w:rPrChange w:id="648" w:author="Kachung -" w:date="2020-03-20T17:16:00Z">
              <w:rPr>
                <w:b/>
                <w:bCs/>
              </w:rPr>
            </w:rPrChange>
          </w:rPr>
          <w:t>–</w:t>
        </w:r>
      </w:ins>
      <w:ins w:id="649" w:author="Kachung -" w:date="2020-03-20T15:27:00Z">
        <w:r w:rsidRPr="00AD6C42">
          <w:rPr>
            <w:b/>
            <w:bCs/>
            <w:lang w:val="nl-NL"/>
            <w:rPrChange w:id="650" w:author="Kachung -" w:date="2020-03-20T17:16:00Z">
              <w:rPr>
                <w:b/>
                <w:bCs/>
              </w:rPr>
            </w:rPrChange>
          </w:rPr>
          <w:t xml:space="preserve"> Startscherm</w:t>
        </w:r>
      </w:ins>
      <w:ins w:id="651" w:author="Kachung -" w:date="2020-03-20T15:57:00Z">
        <w:r w:rsidR="00282778" w:rsidRPr="00AD6C42">
          <w:rPr>
            <w:b/>
            <w:bCs/>
            <w:lang w:val="nl-NL"/>
            <w:rPrChange w:id="652" w:author="Kachung -" w:date="2020-03-20T17:16:00Z">
              <w:rPr>
                <w:b/>
                <w:bCs/>
              </w:rPr>
            </w:rPrChange>
          </w:rPr>
          <w:t xml:space="preserve"> </w:t>
        </w:r>
      </w:ins>
      <w:customXmlInsRangeStart w:id="653" w:author="Kachung -" w:date="2020-03-20T16:05:00Z"/>
      <w:sdt>
        <w:sdtPr>
          <w:rPr>
            <w:b/>
            <w:bCs/>
          </w:rPr>
          <w:id w:val="1586798925"/>
          <w:citation/>
        </w:sdtPr>
        <w:sdtContent>
          <w:customXmlInsRangeEnd w:id="653"/>
          <w:ins w:id="654" w:author="Kachung -" w:date="2020-03-20T16:05:00Z">
            <w:r w:rsidR="00282778">
              <w:rPr>
                <w:b/>
                <w:bCs/>
              </w:rPr>
              <w:fldChar w:fldCharType="begin"/>
            </w:r>
            <w:r w:rsidR="00282778" w:rsidRPr="00AD6C42">
              <w:rPr>
                <w:b/>
                <w:bCs/>
                <w:lang w:val="nl-NL"/>
                <w:rPrChange w:id="655" w:author="Kachung -" w:date="2020-03-20T17:16:00Z">
                  <w:rPr>
                    <w:b/>
                    <w:bCs/>
                    <w:lang w:val="nl-NL"/>
                  </w:rPr>
                </w:rPrChange>
              </w:rPr>
              <w:instrText xml:space="preserve"> CITATION New16 \l 1043 </w:instrText>
            </w:r>
          </w:ins>
          <w:r w:rsidR="00282778">
            <w:rPr>
              <w:b/>
              <w:bCs/>
            </w:rPr>
            <w:fldChar w:fldCharType="separate"/>
          </w:r>
          <w:r w:rsidR="00AD6C42" w:rsidRPr="00AD6C42">
            <w:rPr>
              <w:noProof/>
              <w:lang w:val="nl-NL"/>
              <w:rPrChange w:id="656" w:author="Kachung -" w:date="2020-03-20T17:16:00Z">
                <w:rPr>
                  <w:noProof/>
                  <w:lang w:val="en-US"/>
                </w:rPr>
              </w:rPrChange>
            </w:rPr>
            <w:t>(New Atlas, 2016)</w:t>
          </w:r>
          <w:ins w:id="657" w:author="Kachung -" w:date="2020-03-20T16:05:00Z">
            <w:r w:rsidR="00282778">
              <w:rPr>
                <w:b/>
                <w:bCs/>
              </w:rPr>
              <w:fldChar w:fldCharType="end"/>
            </w:r>
          </w:ins>
          <w:customXmlInsRangeStart w:id="658" w:author="Kachung -" w:date="2020-03-20T16:05:00Z"/>
        </w:sdtContent>
      </w:sdt>
      <w:customXmlInsRangeEnd w:id="658"/>
    </w:p>
    <w:p w14:paraId="52948BDC" w14:textId="77777777" w:rsidR="007F1407" w:rsidRPr="00AD6C42" w:rsidRDefault="007F1407">
      <w:pPr>
        <w:rPr>
          <w:ins w:id="659" w:author="Kachung -" w:date="2020-03-20T15:03:00Z"/>
          <w:lang w:val="nl-NL"/>
          <w:rPrChange w:id="660" w:author="Kachung -" w:date="2020-03-20T17:16:00Z">
            <w:rPr>
              <w:ins w:id="661" w:author="Kachung -" w:date="2020-03-20T15:03:00Z"/>
            </w:rPr>
          </w:rPrChange>
        </w:rPr>
      </w:pPr>
    </w:p>
    <w:p w14:paraId="20D6BBF9" w14:textId="0BFC8198" w:rsidR="00D64CCE" w:rsidRDefault="00D64CCE">
      <w:pPr>
        <w:rPr>
          <w:ins w:id="662" w:author="Kachung -" w:date="2020-03-20T15:20:00Z"/>
        </w:rPr>
      </w:pPr>
      <w:ins w:id="663" w:author="Kachung -" w:date="2020-03-20T15:13:00Z">
        <w:r>
          <w:t>Dit is het startscherm</w:t>
        </w:r>
      </w:ins>
      <w:ins w:id="664" w:author="Kachung -" w:date="2020-03-20T15:31:00Z">
        <w:r w:rsidR="00775EC4">
          <w:t xml:space="preserve"> (Zie afbeelding 1 - Startscherm)</w:t>
        </w:r>
      </w:ins>
      <w:ins w:id="665" w:author="Kachung -" w:date="2020-03-20T15:13:00Z">
        <w:r>
          <w:t>.</w:t>
        </w:r>
      </w:ins>
      <w:ins w:id="666" w:author="Kachung -" w:date="2020-03-20T15:21:00Z">
        <w:r w:rsidR="00F64568">
          <w:t xml:space="preserve"> </w:t>
        </w:r>
      </w:ins>
      <w:ins w:id="667" w:author="Kachung -" w:date="2020-03-20T15:25:00Z">
        <w:r w:rsidR="00F64568">
          <w:t>De bedoeling van het startscherm</w:t>
        </w:r>
      </w:ins>
      <w:ins w:id="668" w:author="Kachung -" w:date="2020-03-20T15:21:00Z">
        <w:r w:rsidR="00F64568">
          <w:t xml:space="preserve"> </w:t>
        </w:r>
      </w:ins>
      <w:ins w:id="669" w:author="Kachung -" w:date="2020-03-20T15:25:00Z">
        <w:r w:rsidR="00F64568">
          <w:t>is</w:t>
        </w:r>
      </w:ins>
      <w:ins w:id="670" w:author="Kachung -" w:date="2020-03-20T15:21:00Z">
        <w:r w:rsidR="00F64568">
          <w:t xml:space="preserve"> dat </w:t>
        </w:r>
      </w:ins>
      <w:ins w:id="671" w:author="Kachung -" w:date="2020-03-20T15:25:00Z">
        <w:r w:rsidR="00F64568">
          <w:t>als</w:t>
        </w:r>
      </w:ins>
      <w:ins w:id="672" w:author="Kachung -" w:date="2020-03-20T15:21:00Z">
        <w:r w:rsidR="00F64568">
          <w:t xml:space="preserve"> speler </w:t>
        </w:r>
      </w:ins>
      <w:ins w:id="673" w:author="Kachung -" w:date="2020-03-20T15:25:00Z">
        <w:r w:rsidR="00F64568">
          <w:t xml:space="preserve">het programma van dit spel opstart, niet meteen in het spel wordt gegooid. </w:t>
        </w:r>
      </w:ins>
      <w:ins w:id="674" w:author="Kachung -" w:date="2020-03-20T15:13:00Z">
        <w:r>
          <w:t>De</w:t>
        </w:r>
      </w:ins>
      <w:ins w:id="675" w:author="Kachung -" w:date="2020-03-20T15:15:00Z">
        <w:r>
          <w:t xml:space="preserve"> </w:t>
        </w:r>
      </w:ins>
      <w:ins w:id="676" w:author="Kachung -" w:date="2020-03-20T15:16:00Z">
        <w:r>
          <w:t xml:space="preserve">speler </w:t>
        </w:r>
      </w:ins>
      <w:ins w:id="677" w:author="Kachung -" w:date="2020-03-20T15:20:00Z">
        <w:r>
          <w:t>kan op dit scherm op</w:t>
        </w:r>
      </w:ins>
      <w:ins w:id="678" w:author="Kachung -" w:date="2020-03-20T15:16:00Z">
        <w:r>
          <w:t xml:space="preserve"> de Start knop </w:t>
        </w:r>
      </w:ins>
      <w:ins w:id="679" w:author="Kachung -" w:date="2020-03-20T15:17:00Z">
        <w:r>
          <w:t xml:space="preserve">te klikken. </w:t>
        </w:r>
      </w:ins>
      <w:ins w:id="680" w:author="Kachung -" w:date="2020-03-20T15:18:00Z">
        <w:r>
          <w:t>Zodra de speler dit doet</w:t>
        </w:r>
      </w:ins>
      <w:ins w:id="681" w:author="Kachung -" w:date="2020-03-20T15:20:00Z">
        <w:r>
          <w:t>, start het spel op en vindt er een transitie plaats van het beginscherm naar het speelscherm.</w:t>
        </w:r>
      </w:ins>
      <w:ins w:id="682" w:author="Kachung -" w:date="2020-03-20T15:37:00Z">
        <w:r w:rsidR="00D04B4F">
          <w:t xml:space="preserve"> Ook kan de speler ervoor kiezen om het spel af te sluiten door op de exit knop te klikken. </w:t>
        </w:r>
      </w:ins>
      <w:ins w:id="683" w:author="Kachung -" w:date="2020-03-20T15:38:00Z">
        <w:r w:rsidR="00D04B4F">
          <w:t xml:space="preserve">Deze exit knop is meer bedoeld voor het geval dat er een fullscreen functionaliteit erin zit in dit spel. </w:t>
        </w:r>
      </w:ins>
    </w:p>
    <w:p w14:paraId="33C40241" w14:textId="77777777" w:rsidR="00D64CCE" w:rsidRDefault="00D64CCE">
      <w:pPr>
        <w:rPr>
          <w:ins w:id="684" w:author="Kachung -" w:date="2020-03-20T15:13:00Z"/>
        </w:rPr>
      </w:pPr>
    </w:p>
    <w:p w14:paraId="460A58B1" w14:textId="17513123" w:rsidR="006D2DB1" w:rsidRDefault="00175B1C">
      <w:r>
        <w:t xml:space="preserve">De speler start het spel op en komt bij het beginscherm. Op het beginscherm kan de speler het spel starten door op de startknop op het scherm </w:t>
      </w:r>
      <w:del w:id="685" w:author="Wal Bart van der" w:date="2020-03-17T16:43:00Z">
        <w:r w:rsidDel="002560A6">
          <w:delText xml:space="preserve">aan </w:delText>
        </w:r>
      </w:del>
      <w:r>
        <w:t>te klikken. Zodra de speler dit doet, wordt de speler naar het speelscherm gezet</w:t>
      </w:r>
      <w:ins w:id="686" w:author="Wal Bart van der" w:date="2020-03-17T16:43:00Z">
        <w:r w:rsidR="002560A6">
          <w:t xml:space="preserve"> (?)</w:t>
        </w:r>
      </w:ins>
      <w:r>
        <w:t>. Ook kan de speler ervoor kiezen om het spel af te sluiten door op de exit knop te klikken.</w:t>
      </w:r>
    </w:p>
    <w:p w14:paraId="15F94915" w14:textId="2186E981" w:rsidR="006D2DB1" w:rsidRDefault="00175B1C">
      <w:moveFromRangeStart w:id="687" w:author="Kachung -" w:date="2020-03-20T12:07:00Z" w:name="move35598464"/>
      <w:moveFrom w:id="688" w:author="Kachung -" w:date="2020-03-20T12:07:00Z">
        <w:r w:rsidDel="00A47FC8">
          <w:rPr>
            <w:noProof/>
          </w:rPr>
          <w:drawing>
            <wp:inline distT="114300" distB="114300" distL="114300" distR="114300" wp14:anchorId="2D618EBC" wp14:editId="12AD8523">
              <wp:extent cx="5734050" cy="4368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34050" cy="4368800"/>
                      </a:xfrm>
                      <a:prstGeom prst="rect">
                        <a:avLst/>
                      </a:prstGeom>
                      <a:ln/>
                    </pic:spPr>
                  </pic:pic>
                </a:graphicData>
              </a:graphic>
            </wp:inline>
          </w:drawing>
        </w:r>
      </w:moveFrom>
      <w:moveFromRangeEnd w:id="687"/>
    </w:p>
    <w:p w14:paraId="177568BF" w14:textId="77777777" w:rsidR="006D2DB1" w:rsidRDefault="006D2DB1"/>
    <w:p w14:paraId="0E40311F" w14:textId="281468D7" w:rsidR="006D2DB1" w:rsidDel="00F64568" w:rsidRDefault="00175B1C">
      <w:pPr>
        <w:pStyle w:val="Kop2"/>
        <w:rPr>
          <w:del w:id="689" w:author="Kachung -" w:date="2020-03-20T15:26:00Z"/>
        </w:rPr>
      </w:pPr>
      <w:bookmarkStart w:id="690" w:name="_wln8htsf9xl4" w:colFirst="0" w:colLast="0"/>
      <w:bookmarkEnd w:id="690"/>
      <w:del w:id="691" w:author="Kachung -" w:date="2020-03-20T15:26:00Z">
        <w:r w:rsidDel="00F64568">
          <w:lastRenderedPageBreak/>
          <w:br w:type="page"/>
        </w:r>
      </w:del>
    </w:p>
    <w:p w14:paraId="4FA91B8C" w14:textId="6B29F159" w:rsidR="006D2DB1" w:rsidRDefault="007A1C3F">
      <w:pPr>
        <w:pStyle w:val="Kop2"/>
      </w:pPr>
      <w:bookmarkStart w:id="692" w:name="_8tcc2i4n1gg4" w:colFirst="0" w:colLast="0"/>
      <w:bookmarkStart w:id="693" w:name="_Toc35617054"/>
      <w:bookmarkEnd w:id="692"/>
      <w:ins w:id="694" w:author="Kachung -" w:date="2020-03-20T14:57:00Z">
        <w:r>
          <w:t>4</w:t>
        </w:r>
      </w:ins>
      <w:ins w:id="695" w:author="Kachung -" w:date="2020-03-19T14:57:00Z">
        <w:r w:rsidR="003F6402">
          <w:t xml:space="preserve">.3 </w:t>
        </w:r>
      </w:ins>
      <w:r w:rsidR="00175B1C">
        <w:t>Speelscherm</w:t>
      </w:r>
      <w:bookmarkEnd w:id="693"/>
    </w:p>
    <w:p w14:paraId="282DD0C0" w14:textId="77777777" w:rsidR="00F64568" w:rsidRDefault="00F64568">
      <w:pPr>
        <w:rPr>
          <w:ins w:id="696" w:author="Kachung -" w:date="2020-03-20T15:27:00Z"/>
        </w:rPr>
      </w:pPr>
      <w:ins w:id="697" w:author="Kachung -" w:date="2020-03-20T15:27:00Z">
        <w:r>
          <w:rPr>
            <w:noProof/>
          </w:rPr>
          <w:drawing>
            <wp:inline distT="114300" distB="114300" distL="114300" distR="114300" wp14:anchorId="2A385DB9" wp14:editId="035967AC">
              <wp:extent cx="5733415" cy="4368316"/>
              <wp:effectExtent l="0" t="0" r="635"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3415" cy="4368316"/>
                      </a:xfrm>
                      <a:prstGeom prst="rect">
                        <a:avLst/>
                      </a:prstGeom>
                      <a:ln/>
                    </pic:spPr>
                  </pic:pic>
                </a:graphicData>
              </a:graphic>
            </wp:inline>
          </w:drawing>
        </w:r>
      </w:ins>
    </w:p>
    <w:p w14:paraId="31CCAEEA" w14:textId="48940FE1" w:rsidR="00F64568" w:rsidRDefault="00F64568">
      <w:pPr>
        <w:rPr>
          <w:ins w:id="698" w:author="Kachung -" w:date="2020-03-20T15:28:00Z"/>
          <w:b/>
          <w:bCs/>
        </w:rPr>
      </w:pPr>
      <w:ins w:id="699" w:author="Kachung -" w:date="2020-03-20T15:27:00Z">
        <w:r>
          <w:rPr>
            <w:b/>
            <w:bCs/>
          </w:rPr>
          <w:t xml:space="preserve">Afbeelding 2 </w:t>
        </w:r>
      </w:ins>
      <w:ins w:id="700" w:author="Kachung -" w:date="2020-03-20T15:28:00Z">
        <w:r>
          <w:rPr>
            <w:b/>
            <w:bCs/>
          </w:rPr>
          <w:t>–</w:t>
        </w:r>
      </w:ins>
      <w:ins w:id="701" w:author="Kachung -" w:date="2020-03-20T15:27:00Z">
        <w:r>
          <w:rPr>
            <w:b/>
            <w:bCs/>
          </w:rPr>
          <w:t xml:space="preserve"> </w:t>
        </w:r>
      </w:ins>
      <w:ins w:id="702" w:author="Kachung -" w:date="2020-03-20T15:28:00Z">
        <w:r>
          <w:rPr>
            <w:b/>
            <w:bCs/>
          </w:rPr>
          <w:t>Speelscherm</w:t>
        </w:r>
      </w:ins>
    </w:p>
    <w:p w14:paraId="1B1CD115" w14:textId="77777777" w:rsidR="00F64568" w:rsidRPr="00F64568" w:rsidRDefault="00F64568">
      <w:pPr>
        <w:rPr>
          <w:ins w:id="703" w:author="Kachung -" w:date="2020-03-20T15:27:00Z"/>
          <w:b/>
          <w:bCs/>
          <w:rPrChange w:id="704" w:author="Kachung -" w:date="2020-03-20T15:27:00Z">
            <w:rPr>
              <w:ins w:id="705" w:author="Kachung -" w:date="2020-03-20T15:27:00Z"/>
            </w:rPr>
          </w:rPrChange>
        </w:rPr>
      </w:pPr>
    </w:p>
    <w:p w14:paraId="3CBB0813" w14:textId="3B9DA778" w:rsidR="00A4283E" w:rsidRDefault="00D04B4F" w:rsidP="00A4283E">
      <w:pPr>
        <w:rPr>
          <w:ins w:id="706" w:author="Kachung -" w:date="2020-03-20T15:51:00Z"/>
        </w:rPr>
      </w:pPr>
      <w:ins w:id="707" w:author="Kachung -" w:date="2020-03-20T15:35:00Z">
        <w:r>
          <w:t>Het spel wordt gestart nadat de speler op de startknop heeft geklikt op het startscherm.</w:t>
        </w:r>
      </w:ins>
      <w:ins w:id="708" w:author="Kachung -" w:date="2020-03-20T17:05:00Z">
        <w:r w:rsidR="008744AD">
          <w:t xml:space="preserve"> Het scherm van het spel is </w:t>
        </w:r>
      </w:ins>
      <w:ins w:id="709" w:author="Kachung -" w:date="2020-03-20T17:06:00Z">
        <w:r w:rsidR="008744AD">
          <w:t>1080 pixels breed en 720 pixels hoog.</w:t>
        </w:r>
      </w:ins>
      <w:ins w:id="710" w:author="Kachung -" w:date="2020-03-20T15:35:00Z">
        <w:r>
          <w:t xml:space="preserve"> De speler komt dan bij het speelscherm (Zie afbeelding 2 – Speelscherm). </w:t>
        </w:r>
      </w:ins>
      <w:ins w:id="711" w:author="Kachung -" w:date="2020-03-20T15:41:00Z">
        <w:r>
          <w:t xml:space="preserve">De speler komt met zijn karakter in het midden van het speelveld te staan. </w:t>
        </w:r>
      </w:ins>
      <w:ins w:id="712" w:author="Kachung -" w:date="2020-03-20T17:06:00Z">
        <w:r w:rsidR="008744AD">
          <w:t xml:space="preserve">Het karakter van de speler is 32 pixels breed en 64 pixels hoog. </w:t>
        </w:r>
      </w:ins>
      <w:ins w:id="713" w:author="Kachung -" w:date="2020-03-20T15:44:00Z">
        <w:r w:rsidR="00D56074">
          <w:t>Onderin het scherm staan de levens</w:t>
        </w:r>
      </w:ins>
      <w:ins w:id="714" w:author="Kachung -" w:date="2020-03-20T15:46:00Z">
        <w:r w:rsidR="00D56074">
          <w:t xml:space="preserve">, </w:t>
        </w:r>
      </w:ins>
      <w:ins w:id="715" w:author="Kachung -" w:date="2020-03-20T15:44:00Z">
        <w:r w:rsidR="00D56074">
          <w:t>de behaalde score van de speler</w:t>
        </w:r>
      </w:ins>
      <w:ins w:id="716" w:author="Kachung -" w:date="2020-03-20T15:46:00Z">
        <w:r w:rsidR="00D56074">
          <w:t xml:space="preserve"> en de tim</w:t>
        </w:r>
      </w:ins>
      <w:ins w:id="717" w:author="Kachung -" w:date="2020-03-20T15:50:00Z">
        <w:r w:rsidR="00D56074">
          <w:t xml:space="preserve">er </w:t>
        </w:r>
      </w:ins>
      <w:ins w:id="718" w:author="Kachung -" w:date="2020-03-20T15:51:00Z">
        <w:r w:rsidR="00D56074">
          <w:t>in de vorm van een balk.</w:t>
        </w:r>
      </w:ins>
      <w:ins w:id="719" w:author="Kachung -" w:date="2020-03-20T15:44:00Z">
        <w:r w:rsidR="00D56074">
          <w:t xml:space="preserve"> </w:t>
        </w:r>
      </w:ins>
      <w:ins w:id="720" w:author="Kachung -" w:date="2020-03-20T15:45:00Z">
        <w:r w:rsidR="00D56074">
          <w:t>Deze timer gaat af op het moment dat het spel is gestart.</w:t>
        </w:r>
      </w:ins>
    </w:p>
    <w:p w14:paraId="258F1916" w14:textId="7DC235A9" w:rsidR="00A4283E" w:rsidRDefault="00A4283E" w:rsidP="00A4283E">
      <w:pPr>
        <w:rPr>
          <w:ins w:id="721" w:author="Kachung -" w:date="2020-03-20T15:51:00Z"/>
        </w:rPr>
      </w:pPr>
    </w:p>
    <w:p w14:paraId="1E91837A" w14:textId="5315CB4F" w:rsidR="00A4283E" w:rsidRDefault="00A4283E" w:rsidP="00A4283E">
      <w:pPr>
        <w:rPr>
          <w:ins w:id="722" w:author="Kachung -" w:date="2020-03-20T16:26:00Z"/>
        </w:rPr>
      </w:pPr>
      <w:ins w:id="723" w:author="Kachung -" w:date="2020-03-20T15:51:00Z">
        <w:r>
          <w:t>Zodra de timer is gestart, kan de sp</w:t>
        </w:r>
      </w:ins>
      <w:ins w:id="724" w:author="Kachung -" w:date="2020-03-20T15:52:00Z">
        <w:r>
          <w:t xml:space="preserve">eler zijn karakter besturen. Er </w:t>
        </w:r>
      </w:ins>
      <w:ins w:id="725" w:author="Kachung -" w:date="2020-03-20T16:35:00Z">
        <w:r w:rsidR="002D4161">
          <w:t>is een bubbel op</w:t>
        </w:r>
      </w:ins>
      <w:ins w:id="726" w:author="Kachung -" w:date="2020-03-20T16:37:00Z">
        <w:r w:rsidR="000675B9">
          <w:t xml:space="preserve"> de bovenkant van het scherm</w:t>
        </w:r>
      </w:ins>
      <w:ins w:id="727" w:author="Kachung -" w:date="2020-03-20T16:40:00Z">
        <w:r w:rsidR="000675B9">
          <w:t xml:space="preserve"> getekend</w:t>
        </w:r>
      </w:ins>
      <w:ins w:id="728" w:author="Kachung -" w:date="2020-03-20T16:35:00Z">
        <w:r w:rsidR="002D4161">
          <w:t>,</w:t>
        </w:r>
      </w:ins>
      <w:ins w:id="729" w:author="Kachung -" w:date="2020-03-20T16:36:00Z">
        <w:r w:rsidR="002D4161">
          <w:t xml:space="preserve"> </w:t>
        </w:r>
        <w:r w:rsidR="000675B9">
          <w:t>die naar beneden valt</w:t>
        </w:r>
      </w:ins>
      <w:ins w:id="730" w:author="Kachung -" w:date="2020-03-20T15:53:00Z">
        <w:r w:rsidR="00282778">
          <w:t>.</w:t>
        </w:r>
      </w:ins>
      <w:ins w:id="731" w:author="Kachung -" w:date="2020-03-20T16:40:00Z">
        <w:r w:rsidR="000675B9">
          <w:t xml:space="preserve"> Het aantal bubbels die er worden getekend, is beschreven</w:t>
        </w:r>
      </w:ins>
      <w:ins w:id="732" w:author="Kachung -" w:date="2020-03-20T16:41:00Z">
        <w:r w:rsidR="000675B9">
          <w:t xml:space="preserve"> in Hoofdstuk 3.5.2</w:t>
        </w:r>
      </w:ins>
      <w:ins w:id="733" w:author="Kachung -" w:date="2020-03-20T17:07:00Z">
        <w:r w:rsidR="008744AD">
          <w:t>, maar er is altijd minimaal 1 bubbel op het scherm bij een level.</w:t>
        </w:r>
      </w:ins>
      <w:ins w:id="734" w:author="Kachung -" w:date="2020-03-20T15:53:00Z">
        <w:r w:rsidR="00282778">
          <w:t xml:space="preserve"> Daarna stuiteren de bubbels heen en weer. </w:t>
        </w:r>
      </w:ins>
      <w:ins w:id="735" w:author="Kachung -" w:date="2020-03-20T15:55:00Z">
        <w:r w:rsidR="00282778">
          <w:t>De speler moet ervoor zorgen dat de bubbels vernietigd worden zonder dat hij</w:t>
        </w:r>
      </w:ins>
      <w:ins w:id="736" w:author="Kachung -" w:date="2020-03-20T16:16:00Z">
        <w:r w:rsidR="00E3076E">
          <w:t xml:space="preserve"> geraakt wordt door een stuiterende bubbel. De bubbel kan de speler van alle k</w:t>
        </w:r>
      </w:ins>
      <w:ins w:id="737" w:author="Kachung -" w:date="2020-03-20T16:17:00Z">
        <w:r w:rsidR="00E3076E">
          <w:t>anten raken, behalve via de onderkant, want de bubbel kan niet door de grond heen zakken.</w:t>
        </w:r>
        <w:r w:rsidR="00ED6744">
          <w:t xml:space="preserve"> </w:t>
        </w:r>
      </w:ins>
      <w:ins w:id="738" w:author="Kachung -" w:date="2020-03-20T16:25:00Z">
        <w:r w:rsidR="0003746A">
          <w:t>De werking van de bubbel is beschreven in</w:t>
        </w:r>
      </w:ins>
      <w:ins w:id="739" w:author="Kachung -" w:date="2020-03-20T16:18:00Z">
        <w:r w:rsidR="00ED6744">
          <w:t xml:space="preserve"> Hoofdstuk 3.5.3. </w:t>
        </w:r>
      </w:ins>
      <w:ins w:id="740" w:author="Kachung -" w:date="2020-03-20T16:19:00Z">
        <w:r w:rsidR="00ED6744">
          <w:t>De speler moet dus de bubbel neerschieten om te voorkomen</w:t>
        </w:r>
      </w:ins>
      <w:ins w:id="741" w:author="Kachung -" w:date="2020-03-20T16:26:00Z">
        <w:r w:rsidR="002D4161">
          <w:t xml:space="preserve"> dat diegene geraakt wordt</w:t>
        </w:r>
      </w:ins>
      <w:ins w:id="742" w:author="Kachung -" w:date="2020-03-20T16:19:00Z">
        <w:r w:rsidR="00ED6744">
          <w:t xml:space="preserve">. Als de speler dat heeft gedaan, is er een 50% kans dat er een powerup naar beneden valt. </w:t>
        </w:r>
      </w:ins>
      <w:ins w:id="743" w:author="Kachung -" w:date="2020-03-20T16:22:00Z">
        <w:r w:rsidR="0003746A">
          <w:t xml:space="preserve">De werking van </w:t>
        </w:r>
      </w:ins>
      <w:ins w:id="744" w:author="Kachung -" w:date="2020-03-20T16:23:00Z">
        <w:r w:rsidR="0003746A">
          <w:t>de</w:t>
        </w:r>
      </w:ins>
      <w:ins w:id="745" w:author="Kachung -" w:date="2020-03-20T16:22:00Z">
        <w:r w:rsidR="0003746A">
          <w:t xml:space="preserve"> powerup is </w:t>
        </w:r>
      </w:ins>
      <w:ins w:id="746" w:author="Kachung -" w:date="2020-03-20T16:20:00Z">
        <w:r w:rsidR="00ED6744">
          <w:t xml:space="preserve">beschreven in Hoofdstuk 3.4.2. </w:t>
        </w:r>
      </w:ins>
    </w:p>
    <w:p w14:paraId="798BB9B6" w14:textId="098F0C81" w:rsidR="002D4161" w:rsidRDefault="002D4161" w:rsidP="00A4283E">
      <w:pPr>
        <w:rPr>
          <w:ins w:id="747" w:author="Kachung -" w:date="2020-03-20T16:26:00Z"/>
        </w:rPr>
      </w:pPr>
    </w:p>
    <w:p w14:paraId="1579B22E" w14:textId="77777777" w:rsidR="00AD6C42" w:rsidRDefault="00AD6C42" w:rsidP="00CB05DF">
      <w:pPr>
        <w:rPr>
          <w:ins w:id="748" w:author="Kachung -" w:date="2020-03-20T17:15:00Z"/>
        </w:rPr>
      </w:pPr>
    </w:p>
    <w:p w14:paraId="2592A6EC" w14:textId="46EFCD5B" w:rsidR="006D2DB1" w:rsidDel="00AD6C42" w:rsidRDefault="00CB05DF">
      <w:pPr>
        <w:rPr>
          <w:del w:id="749" w:author="Kachung -" w:date="2020-03-20T17:16:00Z"/>
        </w:rPr>
      </w:pPr>
      <w:ins w:id="750" w:author="Kachung -" w:date="2020-03-20T16:50:00Z">
        <w:r>
          <w:lastRenderedPageBreak/>
          <w:t>Als</w:t>
        </w:r>
      </w:ins>
      <w:ins w:id="751" w:author="Kachung -" w:date="2020-03-20T16:28:00Z">
        <w:r w:rsidR="002D4161">
          <w:t xml:space="preserve"> de speler alle bubbels heeft </w:t>
        </w:r>
      </w:ins>
      <w:ins w:id="752" w:author="Kachung -" w:date="2020-03-20T16:50:00Z">
        <w:r>
          <w:t>vernietigd</w:t>
        </w:r>
      </w:ins>
      <w:ins w:id="753" w:author="Kachung -" w:date="2020-03-20T16:28:00Z">
        <w:r w:rsidR="002D4161">
          <w:t xml:space="preserve">, </w:t>
        </w:r>
      </w:ins>
      <w:ins w:id="754" w:author="Kachung -" w:date="2020-03-20T16:51:00Z">
        <w:r>
          <w:t>dan krijgt de speler extra s</w:t>
        </w:r>
      </w:ins>
      <w:ins w:id="755" w:author="Kachung -" w:date="2020-03-20T16:55:00Z">
        <w:r>
          <w:t xml:space="preserve">core </w:t>
        </w:r>
      </w:ins>
      <w:ins w:id="756" w:author="Kachung -" w:date="2020-03-20T16:56:00Z">
        <w:r>
          <w:t>zoals beschreven in Hoofdstuk 3.5.1. Daarna</w:t>
        </w:r>
        <w:r w:rsidRPr="00CB05DF">
          <w:t xml:space="preserve"> </w:t>
        </w:r>
        <w:r>
          <w:t xml:space="preserve">gaat de speler door naar het volgende level. </w:t>
        </w:r>
      </w:ins>
      <w:ins w:id="757" w:author="Kachung -" w:date="2020-03-20T17:13:00Z">
        <w:r w:rsidR="007F1FC5">
          <w:t>Het spel voert dan de hele proces zoals hierboven omschreven nog een keer uit, maar er komt dan een extra bubbel op het scherm</w:t>
        </w:r>
      </w:ins>
      <w:ins w:id="758" w:author="Kachung -" w:date="2020-03-20T17:14:00Z">
        <w:r w:rsidR="007F1FC5">
          <w:t>. Als de speler het laatste level heeft gehaald zoals beschreven in hoofdstuk 3.5.2</w:t>
        </w:r>
      </w:ins>
      <w:ins w:id="759" w:author="Kachung -" w:date="2020-03-20T17:15:00Z">
        <w:r w:rsidR="007F1FC5">
          <w:t>, of de speler verliest alle levens, zoals beschreven in hoofdstuk 3.5.3, dan stuurt het spel de speler naar het eindscherm toe.</w:t>
        </w:r>
      </w:ins>
      <w:commentRangeStart w:id="760"/>
      <w:del w:id="761" w:author="Kachung -" w:date="2020-03-20T17:16:00Z">
        <w:r w:rsidR="00175B1C" w:rsidDel="00AD6C42">
          <w:delText>Het</w:delText>
        </w:r>
        <w:commentRangeEnd w:id="760"/>
        <w:r w:rsidR="007621EA" w:rsidDel="00AD6C42">
          <w:rPr>
            <w:rStyle w:val="Verwijzingopmerking"/>
          </w:rPr>
          <w:commentReference w:id="760"/>
        </w:r>
        <w:r w:rsidR="00175B1C" w:rsidDel="00AD6C42">
          <w:delText xml:space="preserve"> spel </w:delText>
        </w:r>
        <w:commentRangeStart w:id="762"/>
        <w:r w:rsidR="00175B1C" w:rsidDel="00AD6C42">
          <w:delText>wordt</w:delText>
        </w:r>
        <w:commentRangeEnd w:id="762"/>
        <w:r w:rsidR="002560A6" w:rsidDel="00AD6C42">
          <w:rPr>
            <w:rStyle w:val="Verwijzingopmerking"/>
          </w:rPr>
          <w:commentReference w:id="762"/>
        </w:r>
        <w:r w:rsidR="00175B1C" w:rsidDel="00AD6C42">
          <w:delText xml:space="preserve"> </w:delText>
        </w:r>
        <w:commentRangeStart w:id="763"/>
        <w:r w:rsidR="00175B1C" w:rsidDel="00AD6C42">
          <w:delText>nu</w:delText>
        </w:r>
        <w:commentRangeEnd w:id="763"/>
        <w:r w:rsidR="002560A6" w:rsidDel="00AD6C42">
          <w:rPr>
            <w:rStyle w:val="Verwijzingopmerking"/>
          </w:rPr>
          <w:commentReference w:id="763"/>
        </w:r>
      </w:del>
      <w:ins w:id="764" w:author="Wal Bart van der" w:date="2020-03-17T16:50:00Z">
        <w:del w:id="765" w:author="Kachung -" w:date="2020-03-20T17:16:00Z">
          <w:r w:rsidR="002560A6" w:rsidDel="00AD6C42">
            <w:delText>?</w:delText>
          </w:r>
        </w:del>
      </w:ins>
      <w:del w:id="766" w:author="Kachung -" w:date="2020-03-20T17:16:00Z">
        <w:r w:rsidR="00175B1C" w:rsidDel="00AD6C42">
          <w:delText xml:space="preserve"> gestart en de speler </w:delText>
        </w:r>
      </w:del>
      <w:ins w:id="767" w:author="Wal Bart van der" w:date="2020-03-17T17:09:00Z">
        <w:del w:id="768" w:author="Kachung -" w:date="2020-03-20T17:16:00Z">
          <w:r w:rsidR="00DB405F" w:rsidDel="00AD6C42">
            <w:delText xml:space="preserve">ziet </w:delText>
          </w:r>
        </w:del>
      </w:ins>
      <w:del w:id="769" w:author="Kachung -" w:date="2020-03-20T17:16:00Z">
        <w:r w:rsidR="00175B1C" w:rsidDel="00AD6C42">
          <w:delText>komt nu in</w:delText>
        </w:r>
      </w:del>
      <w:ins w:id="770" w:author="Wal Bart van der" w:date="2020-03-17T17:09:00Z">
        <w:del w:id="771" w:author="Kachung -" w:date="2020-03-20T17:16:00Z">
          <w:r w:rsidR="00DB405F" w:rsidDel="00AD6C42">
            <w:delText>het</w:delText>
          </w:r>
        </w:del>
      </w:ins>
      <w:del w:id="772" w:author="Kachung -" w:date="2020-03-20T17:16:00Z">
        <w:r w:rsidR="00175B1C" w:rsidDel="00AD6C42">
          <w:delText xml:space="preserve"> de speelscherm</w:delText>
        </w:r>
      </w:del>
      <w:ins w:id="773" w:author="Wal Bart van der" w:date="2020-03-17T17:09:00Z">
        <w:del w:id="774" w:author="Kachung -" w:date="2020-03-20T17:16:00Z">
          <w:r w:rsidR="00DB405F" w:rsidDel="00AD6C42">
            <w:delText xml:space="preserve"> (</w:delText>
          </w:r>
        </w:del>
        <w:del w:id="775" w:author="Kachung -" w:date="2020-03-20T15:31:00Z">
          <w:r w:rsidR="00DB405F" w:rsidDel="00775EC4">
            <w:delText>verwijs naar figuur incl nr</w:delText>
          </w:r>
        </w:del>
      </w:ins>
      <w:ins w:id="776" w:author="Wal Bart van der" w:date="2020-03-17T17:10:00Z">
        <w:del w:id="777" w:author="Kachung -" w:date="2020-03-20T15:31:00Z">
          <w:r w:rsidR="00DB405F" w:rsidDel="00775EC4">
            <w:delText>)</w:delText>
          </w:r>
        </w:del>
      </w:ins>
      <w:del w:id="778" w:author="Kachung -" w:date="2020-03-20T17:16:00Z">
        <w:r w:rsidR="00175B1C" w:rsidDel="00AD6C42">
          <w:delText xml:space="preserve">. </w:delText>
        </w:r>
      </w:del>
      <w:ins w:id="779" w:author="Wal Bart van der" w:date="2020-03-17T17:09:00Z">
        <w:del w:id="780" w:author="Kachung -" w:date="2020-03-20T17:16:00Z">
          <w:r w:rsidR="00DB405F" w:rsidDel="00AD6C42">
            <w:delText>Het</w:delText>
          </w:r>
        </w:del>
      </w:ins>
      <w:del w:id="781" w:author="Kachung -" w:date="2020-03-20T17:16:00Z">
        <w:r w:rsidR="00175B1C" w:rsidDel="00AD6C42">
          <w:delText xml:space="preserve">De karakter van de speler </w:delText>
        </w:r>
      </w:del>
      <w:ins w:id="782" w:author="Wal Bart van der" w:date="2020-03-17T17:09:00Z">
        <w:del w:id="783" w:author="Kachung -" w:date="2020-03-20T17:16:00Z">
          <w:r w:rsidR="00DB405F" w:rsidDel="00AD6C42">
            <w:delText xml:space="preserve">staat </w:delText>
          </w:r>
        </w:del>
      </w:ins>
      <w:del w:id="784" w:author="Kachung -" w:date="2020-03-20T17:16:00Z">
        <w:r w:rsidR="00175B1C" w:rsidDel="00AD6C42">
          <w:delText xml:space="preserve">wordt in het midden van het speelveld neergezet. In dit scherm kan de speler de levens en de score van zijn karakter </w:delText>
        </w:r>
        <w:commentRangeStart w:id="785"/>
        <w:r w:rsidR="00175B1C" w:rsidDel="00AD6C42">
          <w:delText>zien</w:delText>
        </w:r>
        <w:commentRangeEnd w:id="785"/>
        <w:r w:rsidR="007621EA" w:rsidDel="00AD6C42">
          <w:rPr>
            <w:rStyle w:val="Verwijzingopmerking"/>
          </w:rPr>
          <w:commentReference w:id="785"/>
        </w:r>
        <w:r w:rsidR="00175B1C" w:rsidDel="00AD6C42">
          <w:delText xml:space="preserve">. Ook ziet de speler een timer op het scherm staan. Deze timer gaat af op het moment dat het spel is gestart. De speler kan nu zijn karakter besturen. Er worden bubbels op het scherm geplaatst. De speler moet met zijn projectielen de bubbels vernietigen om verder te komen. De bubbel kan op de speler </w:delText>
        </w:r>
        <w:commentRangeStart w:id="786"/>
        <w:r w:rsidR="00175B1C" w:rsidDel="00AD6C42">
          <w:delText>komen</w:delText>
        </w:r>
        <w:commentRangeEnd w:id="786"/>
        <w:r w:rsidR="00DB405F" w:rsidDel="00AD6C42">
          <w:rPr>
            <w:rStyle w:val="Verwijzingopmerking"/>
          </w:rPr>
          <w:commentReference w:id="786"/>
        </w:r>
        <w:r w:rsidR="00175B1C" w:rsidDel="00AD6C42">
          <w:delText xml:space="preserve">, waardoor de speler een leven verliest. Ook </w:delText>
        </w:r>
        <w:commentRangeStart w:id="787"/>
        <w:r w:rsidR="00175B1C" w:rsidDel="00AD6C42">
          <w:delText>wordt</w:delText>
        </w:r>
        <w:commentRangeEnd w:id="787"/>
        <w:r w:rsidR="00AA5F03" w:rsidDel="00AD6C42">
          <w:rPr>
            <w:rStyle w:val="Verwijzingopmerking"/>
          </w:rPr>
          <w:commentReference w:id="787"/>
        </w:r>
        <w:r w:rsidR="00175B1C" w:rsidDel="00AD6C42">
          <w:delText xml:space="preserve"> </w:delText>
        </w:r>
      </w:del>
      <w:ins w:id="788" w:author="Wal Bart van der" w:date="2020-03-17T17:11:00Z">
        <w:del w:id="789" w:author="Kachung -" w:date="2020-03-20T17:16:00Z">
          <w:r w:rsidR="00DB405F" w:rsidDel="00AD6C42">
            <w:delText>het</w:delText>
          </w:r>
        </w:del>
      </w:ins>
      <w:del w:id="790" w:author="Kachung -" w:date="2020-03-20T17:16:00Z">
        <w:r w:rsidR="00175B1C" w:rsidDel="00AD6C42">
          <w:delText xml:space="preserve">de level teruggezet naar zijn oorspronkelijke staat. Als de speler een bubbel neerschiet, wordt de bubbel in twee delen gesplitst of vernietigd, en is er een kans dat er een powerup naar beneden valt. Als de speler deze oppakt, dan krijgt de speler een voordeel om het neerschieten van bubbels makkelijker te maken. Als de speler de powerup niet oppakt, dan verdwijnt deze na een bepaalde </w:delText>
        </w:r>
        <w:commentRangeStart w:id="791"/>
        <w:r w:rsidR="00175B1C" w:rsidDel="00AD6C42">
          <w:delText>tijd</w:delText>
        </w:r>
        <w:commentRangeEnd w:id="791"/>
        <w:r w:rsidR="00AA5F03" w:rsidDel="00AD6C42">
          <w:rPr>
            <w:rStyle w:val="Verwijzingopmerking"/>
          </w:rPr>
          <w:commentReference w:id="791"/>
        </w:r>
        <w:r w:rsidR="00175B1C" w:rsidDel="00AD6C42">
          <w:delText xml:space="preserve">. Zodra de speler alle bubbels heeft neergeschoten, </w:delText>
        </w:r>
        <w:commentRangeStart w:id="792"/>
        <w:r w:rsidR="00175B1C" w:rsidDel="00AD6C42">
          <w:delText>wordt</w:delText>
        </w:r>
        <w:commentRangeEnd w:id="792"/>
        <w:r w:rsidR="007621EA" w:rsidDel="00AD6C42">
          <w:rPr>
            <w:rStyle w:val="Verwijzingopmerking"/>
          </w:rPr>
          <w:commentReference w:id="792"/>
        </w:r>
        <w:r w:rsidR="00175B1C" w:rsidDel="00AD6C42">
          <w:delText xml:space="preserve"> de speler naar de </w:delText>
        </w:r>
      </w:del>
      <w:ins w:id="793" w:author="Wal Bart van der" w:date="2020-03-17T16:53:00Z">
        <w:del w:id="794" w:author="Kachung -" w:date="2020-03-20T17:16:00Z">
          <w:r w:rsidR="007621EA" w:rsidDel="00AD6C42">
            <w:delText xml:space="preserve">het </w:delText>
          </w:r>
        </w:del>
      </w:ins>
      <w:del w:id="795" w:author="Kachung -" w:date="2020-03-20T17:16:00Z">
        <w:r w:rsidR="00175B1C" w:rsidDel="00AD6C42">
          <w:delText xml:space="preserve">volgende level gestuurd. Dan wordt het hele proces nog een keer herhaald, maar komen er </w:delText>
        </w:r>
        <w:commentRangeStart w:id="796"/>
        <w:r w:rsidR="00175B1C" w:rsidDel="00AD6C42">
          <w:delText>meer</w:delText>
        </w:r>
        <w:commentRangeEnd w:id="796"/>
        <w:r w:rsidR="00AA5F03" w:rsidDel="00AD6C42">
          <w:rPr>
            <w:rStyle w:val="Verwijzingopmerking"/>
          </w:rPr>
          <w:commentReference w:id="796"/>
        </w:r>
        <w:r w:rsidR="00175B1C" w:rsidDel="00AD6C42">
          <w:delText xml:space="preserve"> bubbels op het scherm om het niveau </w:delText>
        </w:r>
        <w:commentRangeStart w:id="797"/>
        <w:r w:rsidR="00175B1C" w:rsidDel="00AD6C42">
          <w:delText>omhoog te halen</w:delText>
        </w:r>
        <w:commentRangeEnd w:id="797"/>
        <w:r w:rsidR="007621EA" w:rsidDel="00AD6C42">
          <w:rPr>
            <w:rStyle w:val="Verwijzingopmerking"/>
          </w:rPr>
          <w:commentReference w:id="797"/>
        </w:r>
        <w:r w:rsidR="00175B1C" w:rsidDel="00AD6C42">
          <w:delText xml:space="preserve">. Er zijn een bepaald </w:delText>
        </w:r>
        <w:commentRangeStart w:id="798"/>
        <w:r w:rsidR="00175B1C" w:rsidDel="00AD6C42">
          <w:delText>aantal</w:delText>
        </w:r>
        <w:commentRangeEnd w:id="798"/>
        <w:r w:rsidR="007621EA" w:rsidDel="00AD6C42">
          <w:rPr>
            <w:rStyle w:val="Verwijzingopmerking"/>
          </w:rPr>
          <w:commentReference w:id="798"/>
        </w:r>
        <w:r w:rsidR="00175B1C" w:rsidDel="00AD6C42">
          <w:delText xml:space="preserve"> levels, en als de speler de laatste level heeft gehaald, of de speler verliest al zijn levens, dan wordt de speler naar het eindscherm gestuurd. </w:delText>
        </w:r>
      </w:del>
    </w:p>
    <w:p w14:paraId="061A7624" w14:textId="55985031" w:rsidR="006D2DB1" w:rsidRDefault="00175B1C">
      <w:commentRangeStart w:id="799"/>
      <w:del w:id="800" w:author="Kachung -" w:date="2020-03-20T15:27:00Z">
        <w:r w:rsidDel="00F64568">
          <w:rPr>
            <w:noProof/>
          </w:rPr>
          <w:drawing>
            <wp:inline distT="114300" distB="114300" distL="114300" distR="114300" wp14:anchorId="25D94417" wp14:editId="1B15FEEC">
              <wp:extent cx="5734050" cy="4368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4050" cy="4368800"/>
                      </a:xfrm>
                      <a:prstGeom prst="rect">
                        <a:avLst/>
                      </a:prstGeom>
                      <a:ln/>
                    </pic:spPr>
                  </pic:pic>
                </a:graphicData>
              </a:graphic>
            </wp:inline>
          </w:drawing>
        </w:r>
      </w:del>
      <w:commentRangeEnd w:id="799"/>
      <w:r w:rsidR="00DB405F">
        <w:rPr>
          <w:rStyle w:val="Verwijzingopmerking"/>
        </w:rPr>
        <w:commentReference w:id="799"/>
      </w:r>
    </w:p>
    <w:p w14:paraId="403304B7" w14:textId="77777777" w:rsidR="006D2DB1" w:rsidRDefault="006D2DB1"/>
    <w:p w14:paraId="0048BED2" w14:textId="77777777" w:rsidR="006D2DB1" w:rsidRDefault="00175B1C">
      <w:pPr>
        <w:pStyle w:val="Kop2"/>
      </w:pPr>
      <w:bookmarkStart w:id="801" w:name="_dmrrhh2gcf61" w:colFirst="0" w:colLast="0"/>
      <w:bookmarkEnd w:id="801"/>
      <w:r>
        <w:br w:type="page"/>
      </w:r>
    </w:p>
    <w:p w14:paraId="01CD25B5" w14:textId="45E77560" w:rsidR="006D2DB1" w:rsidRDefault="007A1C3F">
      <w:pPr>
        <w:pStyle w:val="Kop2"/>
      </w:pPr>
      <w:bookmarkStart w:id="802" w:name="_5wd9p6x3m11y" w:colFirst="0" w:colLast="0"/>
      <w:bookmarkStart w:id="803" w:name="_Toc35617055"/>
      <w:bookmarkEnd w:id="802"/>
      <w:ins w:id="804" w:author="Kachung -" w:date="2020-03-20T14:57:00Z">
        <w:r>
          <w:lastRenderedPageBreak/>
          <w:t>4</w:t>
        </w:r>
      </w:ins>
      <w:ins w:id="805" w:author="Kachung -" w:date="2020-03-19T14:57:00Z">
        <w:r w:rsidR="003F6402">
          <w:t xml:space="preserve">.4 </w:t>
        </w:r>
      </w:ins>
      <w:r w:rsidR="00175B1C">
        <w:t>Eindscherm</w:t>
      </w:r>
      <w:bookmarkEnd w:id="803"/>
    </w:p>
    <w:p w14:paraId="42775E8D" w14:textId="77777777" w:rsidR="009A7EC8" w:rsidRDefault="009A7EC8">
      <w:pPr>
        <w:rPr>
          <w:ins w:id="806" w:author="Kachung -" w:date="2020-03-20T16:09:00Z"/>
        </w:rPr>
      </w:pPr>
      <w:ins w:id="807" w:author="Kachung -" w:date="2020-03-20T16:09:00Z">
        <w:r>
          <w:rPr>
            <w:noProof/>
          </w:rPr>
          <w:drawing>
            <wp:inline distT="0" distB="0" distL="0" distR="0" wp14:anchorId="2498DC0D" wp14:editId="0DFAD64E">
              <wp:extent cx="5733415" cy="3822065"/>
              <wp:effectExtent l="0" t="0" r="635" b="698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3822065"/>
                      </a:xfrm>
                      <a:prstGeom prst="rect">
                        <a:avLst/>
                      </a:prstGeom>
                      <a:noFill/>
                      <a:ln>
                        <a:noFill/>
                      </a:ln>
                    </pic:spPr>
                  </pic:pic>
                </a:graphicData>
              </a:graphic>
            </wp:inline>
          </w:drawing>
        </w:r>
      </w:ins>
    </w:p>
    <w:p w14:paraId="3BEBCC35" w14:textId="6F7DFB7E" w:rsidR="009A7EC8" w:rsidRDefault="009A7EC8" w:rsidP="009A7EC8">
      <w:pPr>
        <w:rPr>
          <w:ins w:id="808" w:author="Kachung -" w:date="2020-03-20T16:10:00Z"/>
        </w:rPr>
      </w:pPr>
      <w:ins w:id="809" w:author="Kachung -" w:date="2020-03-20T16:10:00Z">
        <w:r w:rsidRPr="009A7EC8">
          <w:rPr>
            <w:b/>
            <w:bCs/>
            <w:lang w:val="nl-NL"/>
            <w:rPrChange w:id="810" w:author="Kachung -" w:date="2020-03-20T16:10:00Z">
              <w:rPr>
                <w:b/>
                <w:bCs/>
                <w:lang w:val="en-US"/>
              </w:rPr>
            </w:rPrChange>
          </w:rPr>
          <w:t xml:space="preserve">Afbeelding 3 – Eindscherm </w:t>
        </w:r>
      </w:ins>
      <w:customXmlInsRangeStart w:id="811" w:author="Kachung -" w:date="2020-03-20T16:10:00Z"/>
      <w:sdt>
        <w:sdtPr>
          <w:rPr>
            <w:lang w:val="en-US"/>
          </w:rPr>
          <w:id w:val="-1898277595"/>
          <w:citation/>
        </w:sdtPr>
        <w:sdtContent>
          <w:customXmlInsRangeEnd w:id="811"/>
          <w:ins w:id="812" w:author="Kachung -" w:date="2020-03-20T16:10:00Z">
            <w:r w:rsidRPr="003A7C23">
              <w:rPr>
                <w:lang w:val="en-US"/>
              </w:rPr>
              <w:fldChar w:fldCharType="begin"/>
            </w:r>
            <w:r w:rsidRPr="003A7C23">
              <w:rPr>
                <w:lang w:val="nl-NL"/>
              </w:rPr>
              <w:instrText xml:space="preserve"> CITATION New16 \l 1043 </w:instrText>
            </w:r>
            <w:r w:rsidRPr="003A7C23">
              <w:rPr>
                <w:lang w:val="en-US"/>
              </w:rPr>
              <w:fldChar w:fldCharType="separate"/>
            </w:r>
          </w:ins>
          <w:r w:rsidR="00AD6C42" w:rsidRPr="00AD6C42">
            <w:rPr>
              <w:noProof/>
              <w:lang w:val="nl-NL"/>
            </w:rPr>
            <w:t>(New Atlas, 2016)</w:t>
          </w:r>
          <w:ins w:id="813" w:author="Kachung -" w:date="2020-03-20T16:10:00Z">
            <w:r w:rsidRPr="003A7C23">
              <w:rPr>
                <w:lang w:val="en-US"/>
              </w:rPr>
              <w:fldChar w:fldCharType="end"/>
            </w:r>
          </w:ins>
          <w:customXmlInsRangeStart w:id="814" w:author="Kachung -" w:date="2020-03-20T16:10:00Z"/>
        </w:sdtContent>
      </w:sdt>
      <w:customXmlInsRangeEnd w:id="814"/>
    </w:p>
    <w:p w14:paraId="5BDBA845" w14:textId="77777777" w:rsidR="009A7EC8" w:rsidRDefault="009A7EC8">
      <w:pPr>
        <w:rPr>
          <w:ins w:id="815" w:author="Kachung -" w:date="2020-03-20T16:10:00Z"/>
        </w:rPr>
      </w:pPr>
    </w:p>
    <w:p w14:paraId="36FC44C9" w14:textId="432131EB" w:rsidR="00602133" w:rsidRDefault="00175B1C">
      <w:pPr>
        <w:rPr>
          <w:ins w:id="816" w:author="Kachung -" w:date="2020-03-20T17:21:00Z"/>
        </w:rPr>
      </w:pPr>
      <w:r>
        <w:t xml:space="preserve">Op het eindscherm </w:t>
      </w:r>
      <w:ins w:id="817" w:author="Wal Bart van der" w:date="2020-03-17T16:55:00Z">
        <w:r w:rsidR="007621EA">
          <w:t>ziet</w:t>
        </w:r>
      </w:ins>
      <w:del w:id="818" w:author="Wal Bart van der" w:date="2020-03-17T16:55:00Z">
        <w:r w:rsidDel="007621EA">
          <w:delText>k</w:delText>
        </w:r>
      </w:del>
      <w:del w:id="819" w:author="Wal Bart van der" w:date="2020-03-17T16:54:00Z">
        <w:r w:rsidDel="007621EA">
          <w:delText>an</w:delText>
        </w:r>
      </w:del>
      <w:r>
        <w:t xml:space="preserve"> de speler de </w:t>
      </w:r>
      <w:ins w:id="820" w:author="Kachung -" w:date="2020-03-20T16:10:00Z">
        <w:r w:rsidR="009A7EC8">
          <w:t xml:space="preserve">uiteindelijke </w:t>
        </w:r>
      </w:ins>
      <w:ins w:id="821" w:author="Wal Bart van der" w:date="2020-03-17T17:10:00Z">
        <w:r w:rsidR="00DB405F">
          <w:t xml:space="preserve">behaalde </w:t>
        </w:r>
      </w:ins>
      <w:r>
        <w:t>eindscore</w:t>
      </w:r>
      <w:ins w:id="822" w:author="Kachung -" w:date="2020-03-20T16:10:00Z">
        <w:r w:rsidR="009A7EC8">
          <w:t xml:space="preserve"> en de level die de speler heeft behaald</w:t>
        </w:r>
      </w:ins>
      <w:del w:id="823" w:author="Wal Bart van der" w:date="2020-03-17T16:55:00Z">
        <w:r w:rsidDel="007621EA">
          <w:delText xml:space="preserve"> zien</w:delText>
        </w:r>
      </w:del>
      <w:del w:id="824" w:author="Wal Bart van der" w:date="2020-03-17T17:10:00Z">
        <w:r w:rsidDel="00DB405F">
          <w:delText xml:space="preserve"> </w:delText>
        </w:r>
      </w:del>
      <w:del w:id="825" w:author="Wal Bart van der" w:date="2020-03-17T16:55:00Z">
        <w:r w:rsidDel="007621EA">
          <w:delText xml:space="preserve">die de speler heeft </w:delText>
        </w:r>
      </w:del>
      <w:del w:id="826" w:author="Wal Bart van der" w:date="2020-03-17T17:10:00Z">
        <w:r w:rsidDel="00DB405F">
          <w:delText>behaald op het speelscherm</w:delText>
        </w:r>
      </w:del>
      <w:r>
        <w:t xml:space="preserve">. </w:t>
      </w:r>
      <w:ins w:id="827" w:author="Kachung -" w:date="2020-03-20T17:19:00Z">
        <w:r w:rsidR="00602133">
          <w:t xml:space="preserve">Als de speler het spel gehaald heeft, dan </w:t>
        </w:r>
      </w:ins>
      <w:ins w:id="828" w:author="Kachung -" w:date="2020-03-20T17:20:00Z">
        <w:r w:rsidR="00602133">
          <w:t>ziet</w:t>
        </w:r>
      </w:ins>
      <w:ins w:id="829" w:author="Kachung -" w:date="2020-03-20T17:19:00Z">
        <w:r w:rsidR="00602133">
          <w:t xml:space="preserve"> de speler </w:t>
        </w:r>
      </w:ins>
      <w:ins w:id="830" w:author="Kachung -" w:date="2020-03-20T17:21:00Z">
        <w:r w:rsidR="00602133">
          <w:t xml:space="preserve">op de titel bovenin </w:t>
        </w:r>
      </w:ins>
      <w:ins w:id="831" w:author="Kachung -" w:date="2020-03-20T17:19:00Z">
        <w:r w:rsidR="00602133">
          <w:t>in plaats van game over gefeliciteerd</w:t>
        </w:r>
      </w:ins>
      <w:ins w:id="832" w:author="Kachung -" w:date="2020-03-20T17:20:00Z">
        <w:r w:rsidR="00602133">
          <w:t xml:space="preserve"> en print het spel het behaalde level niet.</w:t>
        </w:r>
      </w:ins>
      <w:ins w:id="833" w:author="Kachung -" w:date="2020-03-20T17:21:00Z">
        <w:r w:rsidR="00602133">
          <w:t xml:space="preserve"> Als de speler op de start opnieuw knop klikt, dan begint het spel opnieuw</w:t>
        </w:r>
      </w:ins>
      <w:ins w:id="834" w:author="Kachung -" w:date="2020-03-20T17:22:00Z">
        <w:r w:rsidR="00602133">
          <w:t xml:space="preserve">. Als de speler op de naar menu knop klikt, dan gaat het spel weer terug naar het startscherm. </w:t>
        </w:r>
      </w:ins>
    </w:p>
    <w:p w14:paraId="63194808" w14:textId="5BED582F" w:rsidR="00602133" w:rsidRDefault="00602133">
      <w:pPr>
        <w:rPr>
          <w:ins w:id="835" w:author="Kachung -" w:date="2020-03-20T17:21:00Z"/>
        </w:rPr>
      </w:pPr>
    </w:p>
    <w:p w14:paraId="3B5CF7E3" w14:textId="77777777" w:rsidR="00602133" w:rsidRDefault="00602133">
      <w:pPr>
        <w:rPr>
          <w:ins w:id="836" w:author="Kachung -" w:date="2020-03-20T17:18:00Z"/>
        </w:rPr>
      </w:pPr>
    </w:p>
    <w:p w14:paraId="00C566C3" w14:textId="77777777" w:rsidR="00602133" w:rsidRDefault="00602133">
      <w:pPr>
        <w:rPr>
          <w:ins w:id="837" w:author="Kachung -" w:date="2020-03-20T17:18:00Z"/>
        </w:rPr>
      </w:pPr>
    </w:p>
    <w:p w14:paraId="362C32B3" w14:textId="714814D0" w:rsidR="006D2DB1" w:rsidDel="00602133" w:rsidRDefault="00175B1C">
      <w:pPr>
        <w:rPr>
          <w:del w:id="838" w:author="Kachung -" w:date="2020-03-20T17:23:00Z"/>
        </w:rPr>
      </w:pPr>
      <w:del w:id="839" w:author="Kachung -" w:date="2020-03-20T17:23:00Z">
        <w:r w:rsidDel="00602133">
          <w:delText xml:space="preserve">Ook kan de speler op de knop op het scherm klikken om terug te gaan naar het </w:delText>
        </w:r>
        <w:commentRangeStart w:id="840"/>
        <w:r w:rsidDel="00602133">
          <w:delText>startscherm</w:delText>
        </w:r>
        <w:commentRangeEnd w:id="840"/>
        <w:r w:rsidR="007621EA" w:rsidDel="00602133">
          <w:rPr>
            <w:rStyle w:val="Verwijzingopmerking"/>
          </w:rPr>
          <w:commentReference w:id="840"/>
        </w:r>
        <w:r w:rsidDel="00602133">
          <w:delText>.</w:delText>
        </w:r>
      </w:del>
    </w:p>
    <w:p w14:paraId="58A1C9BE" w14:textId="53364722" w:rsidR="006D2DB1" w:rsidRPr="00AD6C42" w:rsidRDefault="00175B1C">
      <w:pPr>
        <w:rPr>
          <w:lang w:val="nl-NL"/>
          <w:rPrChange w:id="841" w:author="Kachung -" w:date="2020-03-20T17:16:00Z">
            <w:rPr/>
          </w:rPrChange>
        </w:rPr>
      </w:pPr>
      <w:del w:id="842" w:author="Kachung -" w:date="2020-03-20T16:07:00Z">
        <w:r w:rsidDel="009A7EC8">
          <w:rPr>
            <w:noProof/>
          </w:rPr>
          <w:drawing>
            <wp:inline distT="114300" distB="114300" distL="114300" distR="114300" wp14:anchorId="35E17209" wp14:editId="14EA218A">
              <wp:extent cx="5734050" cy="4368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4050" cy="4368800"/>
                      </a:xfrm>
                      <a:prstGeom prst="rect">
                        <a:avLst/>
                      </a:prstGeom>
                      <a:ln/>
                    </pic:spPr>
                  </pic:pic>
                </a:graphicData>
              </a:graphic>
            </wp:inline>
          </w:drawing>
        </w:r>
      </w:del>
      <w:ins w:id="843" w:author="Kachung -" w:date="2020-03-20T16:07:00Z">
        <w:r w:rsidR="009A7EC8" w:rsidRPr="00AD6C42">
          <w:rPr>
            <w:lang w:val="nl-NL"/>
            <w:rPrChange w:id="844" w:author="Kachung -" w:date="2020-03-20T17:16:00Z">
              <w:rPr/>
            </w:rPrChange>
          </w:rPr>
          <w:t xml:space="preserve"> </w:t>
        </w:r>
      </w:ins>
    </w:p>
    <w:p w14:paraId="51C557F0" w14:textId="7A0393AA" w:rsidR="006D2DB1" w:rsidRPr="00AD6C42" w:rsidDel="009A7EC8" w:rsidRDefault="006D2DB1">
      <w:pPr>
        <w:rPr>
          <w:del w:id="845" w:author="Kachung -" w:date="2020-03-20T16:09:00Z"/>
          <w:lang w:val="nl-NL"/>
          <w:rPrChange w:id="846" w:author="Kachung -" w:date="2020-03-20T17:16:00Z">
            <w:rPr>
              <w:del w:id="847" w:author="Kachung -" w:date="2020-03-20T16:09:00Z"/>
            </w:rPr>
          </w:rPrChange>
        </w:rPr>
      </w:pPr>
    </w:p>
    <w:p w14:paraId="1ACB6AD5" w14:textId="5A434181" w:rsidR="006D2DB1" w:rsidRPr="00AD6C42" w:rsidRDefault="00175B1C" w:rsidP="009A7EC8">
      <w:pPr>
        <w:rPr>
          <w:lang w:val="nl-NL"/>
          <w:rPrChange w:id="848" w:author="Kachung -" w:date="2020-03-20T17:16:00Z">
            <w:rPr/>
          </w:rPrChange>
        </w:rPr>
        <w:pPrChange w:id="849" w:author="Kachung -" w:date="2020-03-20T16:07:00Z">
          <w:pPr>
            <w:pStyle w:val="Kop1"/>
          </w:pPr>
        </w:pPrChange>
      </w:pPr>
      <w:bookmarkStart w:id="850" w:name="_bpdk4ze0g99t" w:colFirst="0" w:colLast="0"/>
      <w:bookmarkEnd w:id="850"/>
      <w:r w:rsidRPr="00AD6C42">
        <w:rPr>
          <w:lang w:val="nl-NL"/>
          <w:rPrChange w:id="851" w:author="Kachung -" w:date="2020-03-20T17:16:00Z">
            <w:rPr/>
          </w:rPrChange>
        </w:rPr>
        <w:br w:type="page"/>
      </w:r>
    </w:p>
    <w:p w14:paraId="08CE1C4A" w14:textId="6F735E79" w:rsidR="007621EA" w:rsidRPr="00AD6C42" w:rsidRDefault="003F6402">
      <w:pPr>
        <w:pStyle w:val="Kop1"/>
        <w:rPr>
          <w:ins w:id="852" w:author="Wal Bart van der" w:date="2020-03-17T16:55:00Z"/>
          <w:lang w:val="nl-NL"/>
          <w:rPrChange w:id="853" w:author="Kachung -" w:date="2020-03-20T17:17:00Z">
            <w:rPr>
              <w:ins w:id="854" w:author="Wal Bart van der" w:date="2020-03-17T16:55:00Z"/>
            </w:rPr>
          </w:rPrChange>
        </w:rPr>
      </w:pPr>
      <w:bookmarkStart w:id="855" w:name="_tuyupnwkhogx" w:colFirst="0" w:colLast="0"/>
      <w:bookmarkStart w:id="856" w:name="_Toc35617056"/>
      <w:bookmarkEnd w:id="855"/>
      <w:ins w:id="857" w:author="Kachung -" w:date="2020-03-19T14:58:00Z">
        <w:r w:rsidRPr="00AD6C42">
          <w:rPr>
            <w:lang w:val="nl-NL"/>
            <w:rPrChange w:id="858" w:author="Kachung -" w:date="2020-03-20T17:17:00Z">
              <w:rPr/>
            </w:rPrChange>
          </w:rPr>
          <w:lastRenderedPageBreak/>
          <w:t xml:space="preserve">4. </w:t>
        </w:r>
      </w:ins>
      <w:proofErr w:type="spellStart"/>
      <w:r w:rsidR="00175B1C" w:rsidRPr="00AD6C42">
        <w:rPr>
          <w:lang w:val="nl-NL"/>
          <w:rPrChange w:id="859" w:author="Kachung -" w:date="2020-03-20T17:17:00Z">
            <w:rPr/>
          </w:rPrChange>
        </w:rPr>
        <w:t>MoSCoW</w:t>
      </w:r>
      <w:proofErr w:type="spellEnd"/>
      <w:r w:rsidR="00175B1C" w:rsidRPr="00AD6C42">
        <w:rPr>
          <w:lang w:val="nl-NL"/>
          <w:rPrChange w:id="860" w:author="Kachung -" w:date="2020-03-20T17:17:00Z">
            <w:rPr/>
          </w:rPrChange>
        </w:rPr>
        <w:t xml:space="preserve"> prioriteiten</w:t>
      </w:r>
      <w:bookmarkEnd w:id="856"/>
    </w:p>
    <w:p w14:paraId="661FEB1E" w14:textId="7A4214EA" w:rsidR="006D2DB1" w:rsidRPr="00AD6C42" w:rsidRDefault="00175B1C" w:rsidP="003F6402">
      <w:pPr>
        <w:pStyle w:val="Kop2"/>
        <w:rPr>
          <w:ins w:id="861" w:author="Kachung -" w:date="2020-03-19T14:58:00Z"/>
          <w:lang w:val="nl-NL"/>
          <w:rPrChange w:id="862" w:author="Kachung -" w:date="2020-03-20T17:17:00Z">
            <w:rPr>
              <w:ins w:id="863" w:author="Kachung -" w:date="2020-03-19T14:58:00Z"/>
              <w:lang w:val="en-US"/>
            </w:rPr>
          </w:rPrChange>
        </w:rPr>
      </w:pPr>
      <w:del w:id="864" w:author="Kachung -" w:date="2020-03-19T14:58:00Z">
        <w:r w:rsidRPr="00AD6C42" w:rsidDel="003F6402">
          <w:rPr>
            <w:lang w:val="nl-NL"/>
            <w:rPrChange w:id="865" w:author="Kachung -" w:date="2020-03-20T17:17:00Z">
              <w:rPr/>
            </w:rPrChange>
          </w:rPr>
          <w:delText xml:space="preserve"> </w:delText>
        </w:r>
      </w:del>
      <w:bookmarkStart w:id="866" w:name="_Toc35617057"/>
      <w:ins w:id="867" w:author="Kachung -" w:date="2020-03-19T14:58:00Z">
        <w:r w:rsidR="003F6402" w:rsidRPr="00AD6C42">
          <w:rPr>
            <w:lang w:val="nl-NL"/>
            <w:rPrChange w:id="868" w:author="Kachung -" w:date="2020-03-20T17:17:00Z">
              <w:rPr/>
            </w:rPrChange>
          </w:rPr>
          <w:t>4.1 In</w:t>
        </w:r>
        <w:r w:rsidR="003F6402" w:rsidRPr="00AD6C42">
          <w:rPr>
            <w:lang w:val="nl-NL"/>
            <w:rPrChange w:id="869" w:author="Kachung -" w:date="2020-03-20T17:17:00Z">
              <w:rPr>
                <w:lang w:val="en-US"/>
              </w:rPr>
            </w:rPrChange>
          </w:rPr>
          <w:t>leiding</w:t>
        </w:r>
        <w:bookmarkEnd w:id="866"/>
      </w:ins>
    </w:p>
    <w:p w14:paraId="54294A1F" w14:textId="49D72960" w:rsidR="003F6402" w:rsidRPr="009A7EC8" w:rsidRDefault="009A7EC8">
      <w:pPr>
        <w:rPr>
          <w:lang w:val="nl-NL"/>
          <w:rPrChange w:id="870" w:author="Kachung -" w:date="2020-03-20T16:12:00Z">
            <w:rPr/>
          </w:rPrChange>
        </w:rPr>
        <w:pPrChange w:id="871" w:author="Kachung -" w:date="2020-03-19T14:58:00Z">
          <w:pPr>
            <w:pStyle w:val="Kop1"/>
          </w:pPr>
        </w:pPrChange>
      </w:pPr>
      <w:ins w:id="872" w:author="Kachung -" w:date="2020-03-20T16:12:00Z">
        <w:r w:rsidRPr="009A7EC8">
          <w:rPr>
            <w:lang w:val="nl-NL"/>
            <w:rPrChange w:id="873" w:author="Kachung -" w:date="2020-03-20T16:12:00Z">
              <w:rPr>
                <w:lang w:val="en-US"/>
              </w:rPr>
            </w:rPrChange>
          </w:rPr>
          <w:t>“</w:t>
        </w:r>
        <w:r w:rsidRPr="009A7EC8">
          <w:t>MosCoW is een samenstelling van beginletters die ergens voor staan. De 2x o zijn ingevoegd om het woord ‘moscow’ leesbaar te maken, zonder dat ze betekenis hebben. De M staat voor </w:t>
        </w:r>
        <w:r w:rsidRPr="009A7EC8">
          <w:rPr>
            <w:b/>
            <w:bCs/>
          </w:rPr>
          <w:t>Must-haves</w:t>
        </w:r>
        <w:r w:rsidRPr="009A7EC8">
          <w:t>, de S staat voor </w:t>
        </w:r>
        <w:r w:rsidRPr="009A7EC8">
          <w:rPr>
            <w:b/>
            <w:bCs/>
          </w:rPr>
          <w:t>Should-haves</w:t>
        </w:r>
        <w:r w:rsidRPr="009A7EC8">
          <w:t>, de C staat voor </w:t>
        </w:r>
        <w:r w:rsidRPr="009A7EC8">
          <w:rPr>
            <w:b/>
            <w:bCs/>
          </w:rPr>
          <w:t>Could-haves</w:t>
        </w:r>
        <w:r w:rsidRPr="009A7EC8">
          <w:t> en de W staat voor </w:t>
        </w:r>
        <w:r w:rsidRPr="009A7EC8">
          <w:rPr>
            <w:b/>
            <w:bCs/>
          </w:rPr>
          <w:t>Won’t-haves</w:t>
        </w:r>
        <w:r w:rsidRPr="009A7EC8">
          <w:t> of </w:t>
        </w:r>
        <w:r w:rsidRPr="009A7EC8">
          <w:rPr>
            <w:b/>
            <w:bCs/>
          </w:rPr>
          <w:t>Would-haves</w:t>
        </w:r>
        <w:r w:rsidRPr="009A7EC8">
          <w:t>.</w:t>
        </w:r>
        <w:r>
          <w:t xml:space="preserve">” </w:t>
        </w:r>
      </w:ins>
      <w:customXmlInsRangeStart w:id="874" w:author="Kachung -" w:date="2020-03-20T16:14:00Z"/>
      <w:sdt>
        <w:sdtPr>
          <w:id w:val="-446690602"/>
          <w:citation/>
        </w:sdtPr>
        <w:sdtContent>
          <w:customXmlInsRangeEnd w:id="874"/>
          <w:ins w:id="875" w:author="Kachung -" w:date="2020-03-20T16:14:00Z">
            <w:r>
              <w:fldChar w:fldCharType="begin"/>
            </w:r>
            <w:r>
              <w:rPr>
                <w:lang w:val="nl-NL"/>
              </w:rPr>
              <w:instrText xml:space="preserve"> CITATION too \l 1043 </w:instrText>
            </w:r>
          </w:ins>
          <w:r>
            <w:fldChar w:fldCharType="separate"/>
          </w:r>
          <w:r w:rsidR="00AD6C42" w:rsidRPr="00AD6C42">
            <w:rPr>
              <w:noProof/>
              <w:lang w:val="nl-NL"/>
            </w:rPr>
            <w:t>(toolshero, sd)</w:t>
          </w:r>
          <w:ins w:id="876" w:author="Kachung -" w:date="2020-03-20T16:14:00Z">
            <w:r>
              <w:fldChar w:fldCharType="end"/>
            </w:r>
          </w:ins>
          <w:customXmlInsRangeStart w:id="877" w:author="Kachung -" w:date="2020-03-20T16:14:00Z"/>
        </w:sdtContent>
      </w:sdt>
      <w:customXmlInsRangeEnd w:id="877"/>
    </w:p>
    <w:p w14:paraId="718BCC7D" w14:textId="2A9CECF1" w:rsidR="006D2DB1" w:rsidRDefault="003F6402">
      <w:pPr>
        <w:pStyle w:val="Kop2"/>
        <w:rPr>
          <w:ins w:id="878" w:author="Kachung -" w:date="2020-03-20T16:14:00Z"/>
          <w:lang w:val="nl-NL"/>
        </w:rPr>
      </w:pPr>
      <w:bookmarkStart w:id="879" w:name="_5t3vou9x43f5" w:colFirst="0" w:colLast="0"/>
      <w:bookmarkStart w:id="880" w:name="_Toc35617058"/>
      <w:bookmarkEnd w:id="879"/>
      <w:ins w:id="881" w:author="Kachung -" w:date="2020-03-19T14:58:00Z">
        <w:r w:rsidRPr="009A7EC8">
          <w:rPr>
            <w:lang w:val="nl-NL"/>
            <w:rPrChange w:id="882" w:author="Kachung -" w:date="2020-03-20T16:14:00Z">
              <w:rPr/>
            </w:rPrChange>
          </w:rPr>
          <w:t xml:space="preserve">4.2 </w:t>
        </w:r>
      </w:ins>
      <w:r w:rsidR="00175B1C" w:rsidRPr="009A7EC8">
        <w:rPr>
          <w:lang w:val="nl-NL"/>
          <w:rPrChange w:id="883" w:author="Kachung -" w:date="2020-03-20T16:14:00Z">
            <w:rPr/>
          </w:rPrChange>
        </w:rPr>
        <w:t>Must have</w:t>
      </w:r>
      <w:bookmarkEnd w:id="880"/>
    </w:p>
    <w:p w14:paraId="613A97E4" w14:textId="5D3815B7" w:rsidR="009A7EC8" w:rsidRPr="009A7EC8" w:rsidRDefault="009A7EC8" w:rsidP="009A7EC8">
      <w:pPr>
        <w:rPr>
          <w:ins w:id="884" w:author="Kachung -" w:date="2020-03-20T16:14:00Z"/>
          <w:lang w:val="nl-NL"/>
          <w:rPrChange w:id="885" w:author="Kachung -" w:date="2020-03-20T16:14:00Z">
            <w:rPr>
              <w:ins w:id="886" w:author="Kachung -" w:date="2020-03-20T16:14:00Z"/>
              <w:lang w:val="en-US"/>
            </w:rPr>
          </w:rPrChange>
        </w:rPr>
        <w:pPrChange w:id="887" w:author="Kachung -" w:date="2020-03-20T16:14:00Z">
          <w:pPr>
            <w:pStyle w:val="Kop2"/>
          </w:pPr>
        </w:pPrChange>
      </w:pPr>
      <w:ins w:id="888" w:author="Kachung -" w:date="2020-03-20T16:14:00Z">
        <w:r>
          <w:t>“</w:t>
        </w:r>
        <w:r w:rsidRPr="009A7EC8">
          <w:t>Het gaat hier om het minimale eisenpakket dat vooraf gesteld wordt en waaraan het eindresultaat moet voldoen. Zonder deze eis, faalt het project en is het product niet meer bruikbaar. Het is vereist voor een werkbaar product en er is geen alternatief. De Must-haves zijn essentieel. MUST wordt ook wel uitgelegd als het acroniem dat staat voor Minimum Usable SubseTs.</w:t>
        </w:r>
        <w:r>
          <w:t xml:space="preserve">” </w:t>
        </w:r>
      </w:ins>
      <w:customXmlInsRangeStart w:id="889" w:author="Kachung -" w:date="2020-03-20T16:14:00Z"/>
      <w:sdt>
        <w:sdtPr>
          <w:id w:val="1802493703"/>
          <w:citation/>
        </w:sdtPr>
        <w:sdtContent>
          <w:customXmlInsRangeEnd w:id="889"/>
          <w:ins w:id="890" w:author="Kachung -" w:date="2020-03-20T16:14:00Z">
            <w:r>
              <w:fldChar w:fldCharType="begin"/>
            </w:r>
            <w:r>
              <w:rPr>
                <w:lang w:val="nl-NL"/>
              </w:rPr>
              <w:instrText xml:space="preserve"> CITATION too \l 1043 </w:instrText>
            </w:r>
          </w:ins>
          <w:r>
            <w:fldChar w:fldCharType="separate"/>
          </w:r>
          <w:r w:rsidR="00AD6C42" w:rsidRPr="00AD6C42">
            <w:rPr>
              <w:noProof/>
              <w:lang w:val="nl-NL"/>
            </w:rPr>
            <w:t>(toolshero, sd)</w:t>
          </w:r>
          <w:ins w:id="891" w:author="Kachung -" w:date="2020-03-20T16:14:00Z">
            <w:r>
              <w:fldChar w:fldCharType="end"/>
            </w:r>
          </w:ins>
          <w:customXmlInsRangeStart w:id="892" w:author="Kachung -" w:date="2020-03-20T16:14:00Z"/>
        </w:sdtContent>
      </w:sdt>
      <w:customXmlInsRangeEnd w:id="892"/>
    </w:p>
    <w:p w14:paraId="136DE463" w14:textId="77777777" w:rsidR="009A7EC8" w:rsidRPr="009A7EC8" w:rsidRDefault="009A7EC8" w:rsidP="009A7EC8">
      <w:pPr>
        <w:rPr>
          <w:lang w:val="nl-NL"/>
          <w:rPrChange w:id="893" w:author="Kachung -" w:date="2020-03-20T16:14:00Z">
            <w:rPr/>
          </w:rPrChange>
        </w:rPr>
        <w:pPrChange w:id="894" w:author="Kachung -" w:date="2020-03-20T16:14:00Z">
          <w:pPr>
            <w:pStyle w:val="Kop2"/>
          </w:pPr>
        </w:pPrChange>
      </w:pPr>
    </w:p>
    <w:p w14:paraId="1B30DB83" w14:textId="77777777" w:rsidR="006D2DB1" w:rsidRDefault="00175B1C">
      <w:pPr>
        <w:numPr>
          <w:ilvl w:val="0"/>
          <w:numId w:val="2"/>
        </w:numPr>
      </w:pPr>
      <w:r>
        <w:t>Speler kan bewegen en projectielen afvuren</w:t>
      </w:r>
    </w:p>
    <w:p w14:paraId="3C61ED0F" w14:textId="77777777" w:rsidR="006D2DB1" w:rsidRDefault="00175B1C">
      <w:pPr>
        <w:numPr>
          <w:ilvl w:val="0"/>
          <w:numId w:val="2"/>
        </w:numPr>
      </w:pPr>
      <w:r>
        <w:t>Bubbels bewegen door het scherm en stuiteren van muren af</w:t>
      </w:r>
    </w:p>
    <w:p w14:paraId="13D02255" w14:textId="77777777" w:rsidR="006D2DB1" w:rsidRDefault="00175B1C">
      <w:pPr>
        <w:numPr>
          <w:ilvl w:val="0"/>
          <w:numId w:val="2"/>
        </w:numPr>
      </w:pPr>
      <w:r>
        <w:t>Powerups spawnen en vallen naar de grond, blijven daar een tijdje en verdwijnen dan</w:t>
      </w:r>
    </w:p>
    <w:p w14:paraId="32C1CE1A" w14:textId="77777777" w:rsidR="006D2DB1" w:rsidRDefault="00175B1C">
      <w:pPr>
        <w:numPr>
          <w:ilvl w:val="0"/>
          <w:numId w:val="2"/>
        </w:numPr>
      </w:pPr>
      <w:r>
        <w:t>Score wordt weergegeven en is cumulatief over levels</w:t>
      </w:r>
    </w:p>
    <w:p w14:paraId="500C9043" w14:textId="77777777" w:rsidR="006D2DB1" w:rsidRDefault="00175B1C">
      <w:pPr>
        <w:numPr>
          <w:ilvl w:val="0"/>
          <w:numId w:val="2"/>
        </w:numPr>
      </w:pPr>
      <w:r>
        <w:t>Timer werkt</w:t>
      </w:r>
    </w:p>
    <w:p w14:paraId="0D074BDC" w14:textId="100D7D5D" w:rsidR="006D2DB1" w:rsidRDefault="00175B1C">
      <w:pPr>
        <w:pStyle w:val="Kop2"/>
        <w:rPr>
          <w:ins w:id="895" w:author="Kachung -" w:date="2020-03-20T16:14:00Z"/>
        </w:rPr>
      </w:pPr>
      <w:bookmarkStart w:id="896" w:name="_25sl5ghy7pdp" w:colFirst="0" w:colLast="0"/>
      <w:bookmarkStart w:id="897" w:name="_Toc35617059"/>
      <w:bookmarkEnd w:id="896"/>
      <w:r>
        <w:t>Should have</w:t>
      </w:r>
      <w:bookmarkEnd w:id="897"/>
    </w:p>
    <w:p w14:paraId="708F1ADF" w14:textId="048EC598" w:rsidR="009A7EC8" w:rsidRPr="009A7EC8" w:rsidRDefault="009A7EC8" w:rsidP="009A7EC8">
      <w:pPr>
        <w:pPrChange w:id="898" w:author="Kachung -" w:date="2020-03-20T16:14:00Z">
          <w:pPr>
            <w:pStyle w:val="Kop2"/>
          </w:pPr>
        </w:pPrChange>
      </w:pPr>
      <w:ins w:id="899" w:author="Kachung -" w:date="2020-03-20T16:14:00Z">
        <w:r>
          <w:t>“</w:t>
        </w:r>
        <w:r w:rsidRPr="009A7EC8">
          <w:t>Dit zijn aanvullende en zeer gewenste eisen, die wel een hoge prioriteit hebben, maar geen vereiste zijn voor een bruikbaar eindproduct. Zonder dat deze eisen worden ingewilligd is het product evengoed bruikbaar en met het voldoen aan de eisen krijgt het product alleen maar meerwaarde. Afhankelijk van de tijd kan er altijd later nog aandacht aan deze eisen worden gesteld.</w:t>
        </w:r>
        <w:r>
          <w:t xml:space="preserve">” </w:t>
        </w:r>
      </w:ins>
      <w:customXmlInsRangeStart w:id="900" w:author="Kachung -" w:date="2020-03-20T16:14:00Z"/>
      <w:sdt>
        <w:sdtPr>
          <w:id w:val="1436329220"/>
          <w:citation/>
        </w:sdtPr>
        <w:sdtContent>
          <w:customXmlInsRangeEnd w:id="900"/>
          <w:ins w:id="901" w:author="Kachung -" w:date="2020-03-20T16:14:00Z">
            <w:r>
              <w:fldChar w:fldCharType="begin"/>
            </w:r>
            <w:r>
              <w:rPr>
                <w:lang w:val="nl-NL"/>
              </w:rPr>
              <w:instrText xml:space="preserve"> CITATION too \l 1043 </w:instrText>
            </w:r>
          </w:ins>
          <w:r>
            <w:fldChar w:fldCharType="separate"/>
          </w:r>
          <w:r w:rsidR="00AD6C42" w:rsidRPr="00AD6C42">
            <w:rPr>
              <w:noProof/>
              <w:lang w:val="nl-NL"/>
            </w:rPr>
            <w:t>(toolshero, sd)</w:t>
          </w:r>
          <w:ins w:id="902" w:author="Kachung -" w:date="2020-03-20T16:14:00Z">
            <w:r>
              <w:fldChar w:fldCharType="end"/>
            </w:r>
          </w:ins>
          <w:customXmlInsRangeStart w:id="903" w:author="Kachung -" w:date="2020-03-20T16:14:00Z"/>
        </w:sdtContent>
      </w:sdt>
      <w:customXmlInsRangeEnd w:id="903"/>
    </w:p>
    <w:p w14:paraId="6BF5F183" w14:textId="77777777" w:rsidR="006D2DB1" w:rsidRDefault="00175B1C">
      <w:pPr>
        <w:numPr>
          <w:ilvl w:val="0"/>
          <w:numId w:val="3"/>
        </w:numPr>
      </w:pPr>
      <w:r>
        <w:t>Icoontjes voor levens</w:t>
      </w:r>
    </w:p>
    <w:p w14:paraId="553F3071" w14:textId="77777777" w:rsidR="006D2DB1" w:rsidRDefault="00175B1C">
      <w:pPr>
        <w:numPr>
          <w:ilvl w:val="0"/>
          <w:numId w:val="3"/>
        </w:numPr>
      </w:pPr>
      <w:r>
        <w:t>Bubbels vallen alsof de zwaartekracht de bubbels naar beneden trekt</w:t>
      </w:r>
    </w:p>
    <w:p w14:paraId="743230A5" w14:textId="349B5B87" w:rsidR="006D2DB1" w:rsidRDefault="00175B1C">
      <w:pPr>
        <w:pStyle w:val="Kop2"/>
        <w:rPr>
          <w:ins w:id="904" w:author="Kachung -" w:date="2020-03-20T16:14:00Z"/>
        </w:rPr>
      </w:pPr>
      <w:bookmarkStart w:id="905" w:name="_sjpsr4na0512" w:colFirst="0" w:colLast="0"/>
      <w:bookmarkStart w:id="906" w:name="_Toc35617060"/>
      <w:bookmarkEnd w:id="905"/>
      <w:r>
        <w:t>Could have</w:t>
      </w:r>
      <w:bookmarkEnd w:id="906"/>
    </w:p>
    <w:p w14:paraId="4713212F" w14:textId="0AE7CB4B" w:rsidR="009A7EC8" w:rsidRPr="009A7EC8" w:rsidRDefault="009A7EC8" w:rsidP="009A7EC8">
      <w:pPr>
        <w:pPrChange w:id="907" w:author="Kachung -" w:date="2020-03-20T16:14:00Z">
          <w:pPr>
            <w:pStyle w:val="Kop2"/>
          </w:pPr>
        </w:pPrChange>
      </w:pPr>
      <w:ins w:id="908" w:author="Kachung -" w:date="2020-03-20T16:14:00Z">
        <w:r>
          <w:t>“</w:t>
        </w:r>
        <w:r w:rsidRPr="009A7EC8">
          <w:t>Als er tijd voor is kunnen deze eisen altijd nog aan bod komen. Zo niet, dan is het geen probleem en heeft het geen nadelig gevolg voor het eindresultaat. De could-haves hebben minder prioriteit dan de should-haves. De optie wordt alleen meegenomen als er echt ruim tijd voor is om het te realiseren. Het wordt ook wel ‘nice to have’ genoemd en het is eerder een wens dan een harde eis.</w:t>
        </w:r>
        <w:r>
          <w:t xml:space="preserve">” </w:t>
        </w:r>
      </w:ins>
      <w:customXmlInsRangeStart w:id="909" w:author="Kachung -" w:date="2020-03-20T16:14:00Z"/>
      <w:sdt>
        <w:sdtPr>
          <w:id w:val="321161741"/>
          <w:citation/>
        </w:sdtPr>
        <w:sdtContent>
          <w:customXmlInsRangeEnd w:id="909"/>
          <w:ins w:id="910" w:author="Kachung -" w:date="2020-03-20T16:14:00Z">
            <w:r>
              <w:fldChar w:fldCharType="begin"/>
            </w:r>
            <w:r>
              <w:rPr>
                <w:lang w:val="nl-NL"/>
              </w:rPr>
              <w:instrText xml:space="preserve"> CITATION too \l 1043 </w:instrText>
            </w:r>
          </w:ins>
          <w:r>
            <w:fldChar w:fldCharType="separate"/>
          </w:r>
          <w:r w:rsidR="00AD6C42" w:rsidRPr="00AD6C42">
            <w:rPr>
              <w:noProof/>
              <w:lang w:val="nl-NL"/>
            </w:rPr>
            <w:t>(toolshero, sd)</w:t>
          </w:r>
          <w:ins w:id="911" w:author="Kachung -" w:date="2020-03-20T16:14:00Z">
            <w:r>
              <w:fldChar w:fldCharType="end"/>
            </w:r>
          </w:ins>
          <w:customXmlInsRangeStart w:id="912" w:author="Kachung -" w:date="2020-03-20T16:14:00Z"/>
        </w:sdtContent>
      </w:sdt>
      <w:customXmlInsRangeEnd w:id="912"/>
    </w:p>
    <w:p w14:paraId="448122BA" w14:textId="5AB78A4D" w:rsidR="006D2DB1" w:rsidRDefault="00175B1C">
      <w:pPr>
        <w:numPr>
          <w:ilvl w:val="0"/>
          <w:numId w:val="4"/>
        </w:numPr>
      </w:pPr>
      <w:r>
        <w:t>Geluid aka sound effects en evt achtergrondmuziek</w:t>
      </w:r>
    </w:p>
    <w:p w14:paraId="291E0BEB" w14:textId="77777777" w:rsidR="006D2DB1" w:rsidRDefault="00175B1C">
      <w:pPr>
        <w:numPr>
          <w:ilvl w:val="0"/>
          <w:numId w:val="4"/>
        </w:numPr>
      </w:pPr>
      <w:r>
        <w:t>Particle effects op collision</w:t>
      </w:r>
    </w:p>
    <w:p w14:paraId="00BC01C1" w14:textId="77777777" w:rsidR="006D2DB1" w:rsidRDefault="00175B1C">
      <w:pPr>
        <w:numPr>
          <w:ilvl w:val="0"/>
          <w:numId w:val="4"/>
        </w:numPr>
      </w:pPr>
      <w:r>
        <w:t>High scores</w:t>
      </w:r>
    </w:p>
    <w:p w14:paraId="479BF240" w14:textId="76EC6BE6" w:rsidR="006D2DB1" w:rsidRDefault="00175B1C">
      <w:pPr>
        <w:numPr>
          <w:ilvl w:val="0"/>
          <w:numId w:val="4"/>
        </w:numPr>
        <w:rPr>
          <w:ins w:id="913" w:author="Kachung -" w:date="2020-03-20T17:31:00Z"/>
        </w:rPr>
      </w:pPr>
      <w:r>
        <w:t>Karakters met verschillende projectielen</w:t>
      </w:r>
    </w:p>
    <w:p w14:paraId="66F45DB9" w14:textId="4797691C" w:rsidR="007E2272" w:rsidRDefault="007E2272">
      <w:pPr>
        <w:numPr>
          <w:ilvl w:val="0"/>
          <w:numId w:val="4"/>
        </w:numPr>
      </w:pPr>
      <w:ins w:id="914" w:author="Kachung -" w:date="2020-03-20T17:32:00Z">
        <w:r>
          <w:t>Full screen mogelijkheid</w:t>
        </w:r>
      </w:ins>
    </w:p>
    <w:p w14:paraId="44A95060" w14:textId="69E57BC2" w:rsidR="006D2DB1" w:rsidRDefault="00175B1C">
      <w:pPr>
        <w:pStyle w:val="Kop2"/>
        <w:rPr>
          <w:ins w:id="915" w:author="Kachung -" w:date="2020-03-20T16:15:00Z"/>
        </w:rPr>
      </w:pPr>
      <w:bookmarkStart w:id="916" w:name="_q2cc712seoco" w:colFirst="0" w:colLast="0"/>
      <w:bookmarkEnd w:id="916"/>
      <w:del w:id="917" w:author="Kachung -" w:date="2020-03-19T16:04:00Z">
        <w:r w:rsidDel="003E127A">
          <w:lastRenderedPageBreak/>
          <w:delText xml:space="preserve">(probably) </w:delText>
        </w:r>
      </w:del>
      <w:bookmarkStart w:id="918" w:name="_Toc35617061"/>
      <w:r>
        <w:t>Won</w:t>
      </w:r>
      <w:del w:id="919" w:author="Kachung -" w:date="2020-03-20T16:15:00Z">
        <w:r w:rsidDel="009A7EC8">
          <w:delText>'</w:delText>
        </w:r>
      </w:del>
      <w:ins w:id="920" w:author="Kachung -" w:date="2020-03-20T16:15:00Z">
        <w:r w:rsidR="009A7EC8">
          <w:t>’</w:t>
        </w:r>
      </w:ins>
      <w:r>
        <w:t>t have</w:t>
      </w:r>
      <w:bookmarkEnd w:id="918"/>
    </w:p>
    <w:p w14:paraId="07F28A68" w14:textId="755E0416" w:rsidR="009A7EC8" w:rsidRPr="009A7EC8" w:rsidRDefault="009A7EC8" w:rsidP="009A7EC8">
      <w:pPr>
        <w:pPrChange w:id="921" w:author="Kachung -" w:date="2020-03-20T16:15:00Z">
          <w:pPr>
            <w:pStyle w:val="Kop2"/>
          </w:pPr>
        </w:pPrChange>
      </w:pPr>
      <w:ins w:id="922" w:author="Kachung -" w:date="2020-03-20T16:15:00Z">
        <w:r>
          <w:t>“</w:t>
        </w:r>
        <w:r w:rsidRPr="009A7EC8">
          <w:t>Het gaat hier om toekomstwensen die vaak niet mogelijk zijn of heel veel tijd kosten om te realiseren. Indien niet mogelijk, dan is het verstandig om geen energie hierin te stoppen. Is realisatie wel mogelijk dan zal er veel tijd (en geld) geïnvesteerd moeten worden en is er sprake van een would-have. Vaak worden would-haves in een vervolgtraject meegenomen.</w:t>
        </w:r>
        <w:r>
          <w:t xml:space="preserve">” </w:t>
        </w:r>
      </w:ins>
      <w:customXmlInsRangeStart w:id="923" w:author="Kachung -" w:date="2020-03-20T16:15:00Z"/>
      <w:sdt>
        <w:sdtPr>
          <w:id w:val="-531575996"/>
          <w:citation/>
        </w:sdtPr>
        <w:sdtContent>
          <w:customXmlInsRangeEnd w:id="923"/>
          <w:ins w:id="924" w:author="Kachung -" w:date="2020-03-20T16:15:00Z">
            <w:r>
              <w:fldChar w:fldCharType="begin"/>
            </w:r>
            <w:r>
              <w:rPr>
                <w:lang w:val="nl-NL"/>
              </w:rPr>
              <w:instrText xml:space="preserve"> CITATION too \l 1043 </w:instrText>
            </w:r>
          </w:ins>
          <w:r>
            <w:fldChar w:fldCharType="separate"/>
          </w:r>
          <w:r w:rsidR="00AD6C42" w:rsidRPr="00AD6C42">
            <w:rPr>
              <w:noProof/>
              <w:lang w:val="nl-NL"/>
            </w:rPr>
            <w:t>(toolshero, sd)</w:t>
          </w:r>
          <w:ins w:id="925" w:author="Kachung -" w:date="2020-03-20T16:15:00Z">
            <w:r>
              <w:fldChar w:fldCharType="end"/>
            </w:r>
          </w:ins>
          <w:customXmlInsRangeStart w:id="926" w:author="Kachung -" w:date="2020-03-20T16:15:00Z"/>
        </w:sdtContent>
      </w:sdt>
      <w:customXmlInsRangeEnd w:id="926"/>
    </w:p>
    <w:p w14:paraId="2E7D50FD" w14:textId="77777777" w:rsidR="006D2DB1" w:rsidRDefault="00175B1C">
      <w:pPr>
        <w:numPr>
          <w:ilvl w:val="0"/>
          <w:numId w:val="1"/>
        </w:numPr>
      </w:pPr>
      <w:r>
        <w:t>2 speler modus</w:t>
      </w:r>
    </w:p>
    <w:p w14:paraId="1898B2C9" w14:textId="77777777" w:rsidR="006D2DB1" w:rsidRDefault="00175B1C">
      <w:pPr>
        <w:numPr>
          <w:ilvl w:val="0"/>
          <w:numId w:val="1"/>
        </w:numPr>
        <w:rPr>
          <w:ins w:id="927" w:author="Wal Bart van der" w:date="2020-03-17T16:55:00Z"/>
        </w:rPr>
      </w:pPr>
      <w:r>
        <w:t>Verschillende moeilijkheidsgraden (als in kleinere timers,  snellere bubbels of meer levens)</w:t>
      </w:r>
    </w:p>
    <w:p w14:paraId="350F7754" w14:textId="22419B77" w:rsidR="007621EA" w:rsidRDefault="007621EA">
      <w:pPr>
        <w:rPr>
          <w:ins w:id="928" w:author="Kachung -" w:date="2020-03-19T16:04:00Z"/>
        </w:rPr>
      </w:pPr>
    </w:p>
    <w:p w14:paraId="49F5DCE0" w14:textId="1A211572" w:rsidR="003E127A" w:rsidRDefault="003E127A">
      <w:pPr>
        <w:rPr>
          <w:ins w:id="929" w:author="Kachung -" w:date="2020-03-19T16:04:00Z"/>
        </w:rPr>
      </w:pPr>
      <w:ins w:id="930" w:author="Kachung -" w:date="2020-03-19T16:04:00Z">
        <w:r>
          <w:br w:type="page"/>
        </w:r>
      </w:ins>
    </w:p>
    <w:p w14:paraId="02407848" w14:textId="0767B729" w:rsidR="003E127A" w:rsidRDefault="003E127A" w:rsidP="003E127A">
      <w:pPr>
        <w:pStyle w:val="Kop1"/>
        <w:rPr>
          <w:ins w:id="931" w:author="Kachung -" w:date="2020-03-19T16:04:00Z"/>
        </w:rPr>
      </w:pPr>
      <w:bookmarkStart w:id="932" w:name="_Toc35617062"/>
      <w:ins w:id="933" w:author="Kachung -" w:date="2020-03-19T16:04:00Z">
        <w:r>
          <w:lastRenderedPageBreak/>
          <w:t>5. Conclusie</w:t>
        </w:r>
        <w:bookmarkEnd w:id="932"/>
      </w:ins>
    </w:p>
    <w:p w14:paraId="328AA10F" w14:textId="3D36B5E2" w:rsidR="003E127A" w:rsidRDefault="00602133">
      <w:pPr>
        <w:rPr>
          <w:ins w:id="934" w:author="Kachung -" w:date="2020-03-19T16:04:00Z"/>
        </w:rPr>
      </w:pPr>
      <w:ins w:id="935" w:author="Kachung -" w:date="2020-03-20T17:24:00Z">
        <w:r>
          <w:t xml:space="preserve">In dit document hebben wij </w:t>
        </w:r>
      </w:ins>
      <w:ins w:id="936" w:author="Kachung -" w:date="2020-03-20T17:27:00Z">
        <w:r w:rsidR="007E2272">
          <w:t xml:space="preserve">beschreven welk spel wij ontwikkelen voor dit beroepsproduct. </w:t>
        </w:r>
      </w:ins>
      <w:ins w:id="937" w:author="Kachung -" w:date="2020-03-20T17:29:00Z">
        <w:r w:rsidR="007E2272">
          <w:t xml:space="preserve">Wij hebben de eisen op een rij gezet waaraan het spel moet voldoen. Daarna hebben wij </w:t>
        </w:r>
      </w:ins>
      <w:ins w:id="938" w:author="Kachung -" w:date="2020-03-20T17:30:00Z">
        <w:r w:rsidR="007E2272">
          <w:t>een aantal elementen binnen het spel beschreven. Vervolgens hebben wij schetsen van een aantal schermen laten zien waarin deze elementen samen bij elkaar komen. Als laatst hebben wij de functies</w:t>
        </w:r>
      </w:ins>
      <w:ins w:id="939" w:author="Kachung -" w:date="2020-03-20T17:31:00Z">
        <w:r w:rsidR="007E2272">
          <w:t xml:space="preserve"> in een prioriteitenlijst gezet om het spel werkend te krijgen. </w:t>
        </w:r>
      </w:ins>
      <w:ins w:id="940" w:author="Kachung -" w:date="2020-03-19T16:04:00Z">
        <w:r w:rsidR="003E127A">
          <w:br w:type="page"/>
        </w:r>
      </w:ins>
    </w:p>
    <w:customXmlInsRangeStart w:id="941" w:author="Kachung -" w:date="2020-03-19T16:07:00Z"/>
    <w:bookmarkStart w:id="942" w:name="_Toc35617063" w:displacedByCustomXml="next"/>
    <w:sdt>
      <w:sdtPr>
        <w:rPr>
          <w:sz w:val="22"/>
          <w:szCs w:val="22"/>
          <w:lang w:val="nl-NL"/>
        </w:rPr>
        <w:id w:val="-1091304556"/>
        <w:docPartObj>
          <w:docPartGallery w:val="Bibliographies"/>
          <w:docPartUnique/>
        </w:docPartObj>
      </w:sdtPr>
      <w:sdtEndPr>
        <w:rPr>
          <w:lang w:val="nl"/>
        </w:rPr>
      </w:sdtEndPr>
      <w:sdtContent>
        <w:customXmlInsRangeEnd w:id="941"/>
        <w:p w14:paraId="672F36DD" w14:textId="027A83C2" w:rsidR="00163A99" w:rsidRDefault="00163A99">
          <w:pPr>
            <w:pStyle w:val="Kop1"/>
            <w:rPr>
              <w:ins w:id="943" w:author="Kachung -" w:date="2020-03-19T16:07:00Z"/>
            </w:rPr>
          </w:pPr>
          <w:ins w:id="944" w:author="Kachung -" w:date="2020-03-19T16:07:00Z">
            <w:r>
              <w:rPr>
                <w:lang w:val="nl-NL"/>
              </w:rPr>
              <w:t>6. Verwijzingen</w:t>
            </w:r>
            <w:bookmarkEnd w:id="942"/>
          </w:ins>
        </w:p>
        <w:customXmlInsRangeStart w:id="945" w:author="Kachung -" w:date="2020-03-19T16:07:00Z"/>
        <w:sdt>
          <w:sdtPr>
            <w:id w:val="-573587230"/>
            <w:bibliography/>
          </w:sdtPr>
          <w:sdtContent>
            <w:customXmlInsRangeEnd w:id="945"/>
            <w:p w14:paraId="79EB2DAB" w14:textId="77777777" w:rsidR="00AD6C42" w:rsidRDefault="00163A99" w:rsidP="00AD6C42">
              <w:pPr>
                <w:pStyle w:val="Bibliografie"/>
                <w:ind w:left="720" w:hanging="720"/>
                <w:rPr>
                  <w:noProof/>
                  <w:sz w:val="24"/>
                  <w:szCs w:val="24"/>
                </w:rPr>
              </w:pPr>
              <w:ins w:id="946" w:author="Kachung -" w:date="2020-03-19T16:07:00Z">
                <w:r>
                  <w:fldChar w:fldCharType="begin"/>
                </w:r>
                <w:r>
                  <w:instrText>BIBLIOGRAPHY</w:instrText>
                </w:r>
                <w:r>
                  <w:fldChar w:fldCharType="separate"/>
                </w:r>
              </w:ins>
              <w:r w:rsidR="00AD6C42">
                <w:rPr>
                  <w:noProof/>
                </w:rPr>
                <w:t xml:space="preserve">Han. (sd). </w:t>
              </w:r>
              <w:r w:rsidR="00AD6C42">
                <w:rPr>
                  <w:i/>
                  <w:iCs/>
                  <w:noProof/>
                </w:rPr>
                <w:t>Onderwijsonline</w:t>
              </w:r>
              <w:r w:rsidR="00AD6C42">
                <w:rPr>
                  <w:noProof/>
                </w:rPr>
                <w:t>. Opgehaald van Han.nl: https://onderwijsonline.han.nl/elearning/lesson/dNwlWL7y</w:t>
              </w:r>
            </w:p>
            <w:p w14:paraId="4E43F1C1" w14:textId="77777777" w:rsidR="00AD6C42" w:rsidRDefault="00AD6C42" w:rsidP="00AD6C42">
              <w:pPr>
                <w:pStyle w:val="Bibliografie"/>
                <w:ind w:left="720" w:hanging="720"/>
                <w:rPr>
                  <w:noProof/>
                </w:rPr>
              </w:pPr>
              <w:r w:rsidRPr="00AD6C42">
                <w:rPr>
                  <w:noProof/>
                  <w:lang w:val="en-US"/>
                  <w:rPrChange w:id="947" w:author="Kachung -" w:date="2020-03-20T17:17:00Z">
                    <w:rPr>
                      <w:noProof/>
                    </w:rPr>
                  </w:rPrChange>
                </w:rPr>
                <w:t xml:space="preserve">New Atlas. (2016, 09 05). </w:t>
              </w:r>
              <w:r w:rsidRPr="00AD6C42">
                <w:rPr>
                  <w:i/>
                  <w:iCs/>
                  <w:noProof/>
                  <w:lang w:val="en-US"/>
                  <w:rPrChange w:id="948" w:author="Kachung -" w:date="2020-03-20T17:17:00Z">
                    <w:rPr>
                      <w:i/>
                      <w:iCs/>
                      <w:noProof/>
                    </w:rPr>
                  </w:rPrChange>
                </w:rPr>
                <w:t>Bubble-like "Memzyme" increases speed and efficiency of carbon capture</w:t>
              </w:r>
              <w:r w:rsidRPr="00AD6C42">
                <w:rPr>
                  <w:noProof/>
                  <w:lang w:val="en-US"/>
                  <w:rPrChange w:id="949" w:author="Kachung -" w:date="2020-03-20T17:17:00Z">
                    <w:rPr>
                      <w:noProof/>
                    </w:rPr>
                  </w:rPrChange>
                </w:rPr>
                <w:t xml:space="preserve">. </w:t>
              </w:r>
              <w:r>
                <w:rPr>
                  <w:noProof/>
                </w:rPr>
                <w:t>Opgehaald van newatlas.com: https://newatlas.com/bubbles-memzyme-co2-capture/45253/</w:t>
              </w:r>
            </w:p>
            <w:p w14:paraId="1F9E640A" w14:textId="77777777" w:rsidR="00AD6C42" w:rsidRDefault="00AD6C42" w:rsidP="00AD6C42">
              <w:pPr>
                <w:pStyle w:val="Bibliografie"/>
                <w:ind w:left="720" w:hanging="720"/>
                <w:rPr>
                  <w:noProof/>
                </w:rPr>
              </w:pPr>
              <w:r>
                <w:rPr>
                  <w:noProof/>
                </w:rPr>
                <w:t xml:space="preserve">toolshero. (sd). </w:t>
              </w:r>
              <w:r>
                <w:rPr>
                  <w:i/>
                  <w:iCs/>
                  <w:noProof/>
                </w:rPr>
                <w:t>MoSCoW Methode</w:t>
              </w:r>
              <w:r>
                <w:rPr>
                  <w:noProof/>
                </w:rPr>
                <w:t>. Opgehaald van toolshero.com: https://www.toolshero.nl/project-management/moscow-methode/</w:t>
              </w:r>
            </w:p>
            <w:p w14:paraId="1958ABB5" w14:textId="18B82E0F" w:rsidR="00163A99" w:rsidRDefault="00163A99" w:rsidP="00AD6C42">
              <w:pPr>
                <w:rPr>
                  <w:ins w:id="950" w:author="Kachung -" w:date="2020-03-19T16:07:00Z"/>
                </w:rPr>
              </w:pPr>
              <w:ins w:id="951" w:author="Kachung -" w:date="2020-03-19T16:07:00Z">
                <w:r>
                  <w:rPr>
                    <w:b/>
                    <w:bCs/>
                  </w:rPr>
                  <w:fldChar w:fldCharType="end"/>
                </w:r>
              </w:ins>
            </w:p>
            <w:customXmlInsRangeStart w:id="952" w:author="Kachung -" w:date="2020-03-19T16:07:00Z"/>
          </w:sdtContent>
        </w:sdt>
        <w:customXmlInsRangeEnd w:id="952"/>
        <w:customXmlInsRangeStart w:id="953" w:author="Kachung -" w:date="2020-03-19T16:07:00Z"/>
      </w:sdtContent>
    </w:sdt>
    <w:customXmlInsRangeEnd w:id="953"/>
    <w:p w14:paraId="3A3F8175" w14:textId="77777777" w:rsidR="003E127A" w:rsidRPr="00B46A2E" w:rsidRDefault="003E127A">
      <w:pPr>
        <w:ind w:left="2160" w:hanging="2160"/>
        <w:pPrChange w:id="954" w:author="Kachung -" w:date="2020-03-19T16:07:00Z">
          <w:pPr>
            <w:numPr>
              <w:numId w:val="1"/>
            </w:numPr>
            <w:ind w:left="720" w:hanging="360"/>
          </w:pPr>
        </w:pPrChange>
      </w:pPr>
      <w:bookmarkStart w:id="955" w:name="_GoBack"/>
      <w:bookmarkEnd w:id="955"/>
    </w:p>
    <w:sectPr w:rsidR="003E127A" w:rsidRPr="00B46A2E" w:rsidSect="00320EDE">
      <w:footerReference w:type="default" r:id="rId16"/>
      <w:pgSz w:w="11909" w:h="16834"/>
      <w:pgMar w:top="1440" w:right="1440" w:bottom="1440" w:left="1440" w:header="720" w:footer="720" w:gutter="0"/>
      <w:pgNumType w:start="0"/>
      <w:cols w:space="708"/>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9" w:author="Wal Bart van der" w:date="2020-03-17T17:01:00Z" w:initials="WBvd">
    <w:p w14:paraId="4A70E19A" w14:textId="77777777" w:rsidR="009A7EC8" w:rsidRDefault="009A7EC8">
      <w:pPr>
        <w:pStyle w:val="Tekstopmerking"/>
      </w:pPr>
      <w:r>
        <w:rPr>
          <w:rStyle w:val="Verwijzingopmerking"/>
        </w:rPr>
        <w:annotationRef/>
      </w:r>
      <w:r>
        <w:t>Eindig de inleiding altijd met de ‘Leeswijzer’ paragraaf, waarin je kort aangeeft wat er in de rest van het document volgt, namen van hoofdstukken en inhoud en onderlinge samenhang ervan. Zie anders op scribbr o.i.d.</w:t>
      </w:r>
    </w:p>
  </w:comment>
  <w:comment w:id="160" w:author="Wal Bart van der" w:date="2020-03-17T17:04:00Z" w:initials="WBvd">
    <w:p w14:paraId="35F53108" w14:textId="77777777" w:rsidR="009A7EC8" w:rsidRDefault="009A7EC8">
      <w:pPr>
        <w:pStyle w:val="Tekstopmerking"/>
      </w:pPr>
      <w:r>
        <w:rPr>
          <w:rStyle w:val="Verwijzingopmerking"/>
        </w:rPr>
        <w:annotationRef/>
      </w:r>
      <w:r>
        <w:t xml:space="preserve">Ik </w:t>
      </w:r>
      <w:r>
        <w:t>mis ook sectie over vereisten waaraan je moet voldoen en een verwijzing naar opdrachtsomschrijving (APA). Dit is een goed iets om in je (nog missende) conclusie sectie op terug te kijken.</w:t>
      </w:r>
    </w:p>
    <w:p w14:paraId="73862B0B" w14:textId="77777777" w:rsidR="009A7EC8" w:rsidRDefault="009A7EC8">
      <w:pPr>
        <w:pStyle w:val="Tekstopmerking"/>
      </w:pPr>
    </w:p>
    <w:p w14:paraId="6A38CE57" w14:textId="6B6206F9" w:rsidR="009A7EC8" w:rsidRDefault="009A7EC8">
      <w:pPr>
        <w:pStyle w:val="Tekstopmerking"/>
      </w:pPr>
      <w:r>
        <w:t>Polymorfie en Game Engine gebruik (ook verwijzing naar GitHub repo/docs) zijn twee voorbeelden. Inhoudelijk kun je hier meteen ook vooruit verwijzen naar je (eigen) TO document, aangezien dit vooral technische eisen zijn, waarin je in je FO dus niks kunt zeggen. Zie je FO (e.g. dit FO document) echter wel als leesstartpunt voor de beoordelaar van je FO+TO+Code+game.</w:t>
      </w:r>
    </w:p>
  </w:comment>
  <w:comment w:id="305" w:author="Wal Bart van der" w:date="2020-03-17T17:01:00Z" w:initials="WBvd">
    <w:p w14:paraId="678BAF47" w14:textId="77777777" w:rsidR="009A7EC8" w:rsidRDefault="009A7EC8">
      <w:pPr>
        <w:pStyle w:val="Tekstopmerking"/>
      </w:pPr>
      <w:r>
        <w:rPr>
          <w:rStyle w:val="Verwijzingopmerking"/>
        </w:rPr>
        <w:annotationRef/>
      </w:r>
      <w:r>
        <w:t xml:space="preserve">Objecten </w:t>
      </w:r>
      <w:r>
        <w:t>vind ik een technisch woord. Dit moet je uitleggen wat je hiermee bedoeld. En het mag niet het OO concept zijn. Dat is voor het FO.</w:t>
      </w:r>
    </w:p>
  </w:comment>
  <w:comment w:id="306" w:author="Wal Bart van der" w:date="2020-03-17T17:14:00Z" w:initials="WBvd">
    <w:p w14:paraId="034D97C8" w14:textId="77777777" w:rsidR="009A7EC8" w:rsidRDefault="009A7EC8">
      <w:pPr>
        <w:pStyle w:val="Tekstopmerking"/>
      </w:pPr>
      <w:r>
        <w:rPr>
          <w:rStyle w:val="Verwijzingopmerking"/>
        </w:rPr>
        <w:annotationRef/>
      </w:r>
      <w:r>
        <w:t xml:space="preserve">Geef </w:t>
      </w:r>
      <w:r>
        <w:t>elk hoofdstuk ook zijn eigen inleiding/leeswijzer met overzicht komende secties en hun samenhang. Mag heel kort; ga NIET schrijven “Dit hoofdstuk beschrijft Acties in sectie Acties en Objecten in setie Objecten. Maar geef een inleiding en leg hierin uit wat je met objecten en acties bedoeld: “De speler die ons spel speelt ziet spelobjecten op het scherm, die hij via zijn karakter kan beinvloeden. De acties die hij kan nemen geeft hij met toetsenbord. De onderstaande 2 secties beschrijven deze respectievelijk.”</w:t>
      </w:r>
    </w:p>
    <w:p w14:paraId="56368F68" w14:textId="77777777" w:rsidR="009A7EC8" w:rsidRDefault="009A7EC8">
      <w:pPr>
        <w:pStyle w:val="Tekstopmerking"/>
      </w:pPr>
    </w:p>
    <w:p w14:paraId="223C81D5" w14:textId="233CBCDA" w:rsidR="009A7EC8" w:rsidRDefault="009A7EC8">
      <w:pPr>
        <w:pStyle w:val="Tekstopmerking"/>
      </w:pPr>
      <w:r>
        <w:t>Wellicht kan dit nog iets smeuiger, maar dit is al iets. Ik denk vooral dat je beter en andere hoofdstuktitel kunt verzinnen. Het lijstje van onderwijs online met te bespreken zaken is NIET bedoeld als de precieze structuur en sectietitels. Dit is meer een checklist van zaken die je in ieder geval moet bespreken. Sommige zaken kun je samenvoegen in een sectie, andere kun je nog opsplitsen in meerdere secties, en de termen mag je sowieso zelf kiezen zodat je jullie FO zo duidelijk en kort mogelijk maakt.</w:t>
      </w:r>
    </w:p>
  </w:comment>
  <w:comment w:id="367" w:author="Wal Bart van der" w:date="2020-03-17T16:41:00Z" w:initials="WBvd">
    <w:p w14:paraId="74D02AEE" w14:textId="77777777" w:rsidR="009A7EC8" w:rsidRDefault="009A7EC8">
      <w:pPr>
        <w:pStyle w:val="Tekstopmerking"/>
      </w:pPr>
      <w:r>
        <w:rPr>
          <w:rStyle w:val="Verwijzingopmerking"/>
        </w:rPr>
        <w:annotationRef/>
      </w:r>
      <w:r>
        <w:t xml:space="preserve">Dit </w:t>
      </w:r>
      <w:r>
        <w:t>is de lijdende vorm. De gebruiker bestuurt het karakter met de toetsenbord.</w:t>
      </w:r>
    </w:p>
  </w:comment>
  <w:comment w:id="472" w:author="Wal Bart van der" w:date="2020-03-17T17:13:00Z" w:initials="WBvd">
    <w:p w14:paraId="0573964D" w14:textId="5577B977" w:rsidR="009A7EC8" w:rsidRDefault="009A7EC8">
      <w:pPr>
        <w:pStyle w:val="Tekstopmerking"/>
      </w:pPr>
      <w:r>
        <w:rPr>
          <w:rStyle w:val="Verwijzingopmerking"/>
        </w:rPr>
        <w:annotationRef/>
      </w:r>
      <w:r>
        <w:t>lijdend</w:t>
      </w:r>
    </w:p>
  </w:comment>
  <w:comment w:id="492" w:author="Wal Bart van der" w:date="2020-03-17T17:14:00Z" w:initials="WBvd">
    <w:p w14:paraId="6D12F467" w14:textId="6C12DEDC" w:rsidR="009A7EC8" w:rsidRDefault="009A7EC8">
      <w:pPr>
        <w:pStyle w:val="Tekstopmerking"/>
      </w:pPr>
      <w:r>
        <w:rPr>
          <w:rStyle w:val="Verwijzingopmerking"/>
        </w:rPr>
        <w:annotationRef/>
      </w:r>
      <w:r>
        <w:t>wanneer is dit niet meer mogelijk? Beshrijf de groottes. Werk het uit in schermvoorbeeld; zie ook opmerkingen in volgende sectie.</w:t>
      </w:r>
    </w:p>
  </w:comment>
  <w:comment w:id="531" w:author="Wal Bart van der" w:date="2020-03-17T17:07:00Z" w:initials="WBvd">
    <w:p w14:paraId="1C0D518B" w14:textId="7EA3F3F9" w:rsidR="009A7EC8" w:rsidRDefault="009A7EC8">
      <w:pPr>
        <w:pStyle w:val="Tekstopmerking"/>
      </w:pPr>
      <w:r>
        <w:rPr>
          <w:rStyle w:val="Verwijzingopmerking"/>
        </w:rPr>
        <w:annotationRef/>
      </w:r>
      <w:r>
        <w:t xml:space="preserve">Hier </w:t>
      </w:r>
      <w:r>
        <w:t>nog schermafbeelding bij. Welke kleur heeft de balk? Wat is de kleur van sectie die langzaam leegloopt? Hoe breed is het? Al deze vragen kun je meteen beantwoorden met een plaatje.</w:t>
      </w:r>
    </w:p>
    <w:p w14:paraId="3AE263AC" w14:textId="77777777" w:rsidR="009A7EC8" w:rsidRDefault="009A7EC8">
      <w:pPr>
        <w:pStyle w:val="Tekstopmerking"/>
      </w:pPr>
    </w:p>
    <w:p w14:paraId="2AB274C5" w14:textId="5108B060" w:rsidR="009A7EC8" w:rsidRDefault="009A7EC8">
      <w:pPr>
        <w:pStyle w:val="Tekstopmerking"/>
      </w:pPr>
      <w:r>
        <w:t>Hoeveel tijd heb je aan het begin? Verschilt dit per level. Hoeveel levels zijn er? Al deze keuzes moet je maken. Prima om hiervan af te wijken als het bij realiseren goeie reden voor is, maar zorg dat je zo weinig mogelijk beslissingen hoeft te nemen tijdens realisatie, want dat is al moeilijk genoeg. Alles wat je nu al kunt bedenken moet je opties voor bedenken, en dan een realistische/leuk keuze maken.</w:t>
      </w:r>
    </w:p>
  </w:comment>
  <w:comment w:id="760" w:author="Wal Bart van der" w:date="2020-03-17T16:51:00Z" w:initials="WBvd">
    <w:p w14:paraId="624FB0A8" w14:textId="77777777" w:rsidR="009A7EC8" w:rsidRDefault="009A7EC8">
      <w:pPr>
        <w:pStyle w:val="Tekstopmerking"/>
      </w:pPr>
      <w:r>
        <w:rPr>
          <w:rStyle w:val="Verwijzingopmerking"/>
        </w:rPr>
        <w:annotationRef/>
      </w:r>
      <w:r>
        <w:t>Deze paragraaf is veel te lang. Splits hem tenminste op in twee delen. Prima om zo een verhaal te beginnen om je verhaal voor jezelf op papier te krijgen, maar lees het terug en herschrijf het en structureer het evt. nog wat verder.</w:t>
      </w:r>
    </w:p>
  </w:comment>
  <w:comment w:id="762" w:author="Wal Bart van der" w:date="2020-03-17T16:50:00Z" w:initials="WBvd">
    <w:p w14:paraId="263901F6" w14:textId="77777777" w:rsidR="009A7EC8" w:rsidRDefault="009A7EC8">
      <w:pPr>
        <w:pStyle w:val="Tekstopmerking"/>
      </w:pPr>
      <w:r>
        <w:rPr>
          <w:rStyle w:val="Verwijzingopmerking"/>
        </w:rPr>
        <w:annotationRef/>
      </w:r>
      <w:r>
        <w:t>Lijdend.</w:t>
      </w:r>
    </w:p>
  </w:comment>
  <w:comment w:id="763" w:author="Wal Bart van der" w:date="2020-03-17T16:50:00Z" w:initials="WBvd">
    <w:p w14:paraId="740D078A" w14:textId="77777777" w:rsidR="009A7EC8" w:rsidRDefault="009A7EC8">
      <w:pPr>
        <w:pStyle w:val="Tekstopmerking"/>
      </w:pPr>
      <w:r>
        <w:rPr>
          <w:rStyle w:val="Verwijzingopmerking"/>
        </w:rPr>
        <w:annotationRef/>
      </w:r>
      <w:r>
        <w:t xml:space="preserve">Wat is nu? Lijkt nu een soort van aan te sluiten bij vorige paragraaf over startscherm. Zorg dat secties onafhankelijk van elkaar te lezen zijn. Stel dat je het startscherm toch schrapt, dan moet je dit al herschrijven. Maar sowieso moet je het een beetje herschrijven… </w:t>
      </w:r>
      <w:r>
        <w:sym w:font="Wingdings" w:char="F04A"/>
      </w:r>
    </w:p>
  </w:comment>
  <w:comment w:id="785" w:author="Wal Bart van der" w:date="2020-03-17T16:52:00Z" w:initials="WBvd">
    <w:p w14:paraId="32E73CC8" w14:textId="77777777" w:rsidR="009A7EC8" w:rsidRDefault="009A7EC8">
      <w:pPr>
        <w:pStyle w:val="Tekstopmerking"/>
      </w:pPr>
      <w:r>
        <w:rPr>
          <w:rStyle w:val="Verwijzingopmerking"/>
        </w:rPr>
        <w:annotationRef/>
      </w:r>
      <w:r>
        <w:t>Waar ziet die dit? Benoem hoe je dit schermdeel noemt. En maak een schermafbeelding met voorbeeld/mockup/wireframe of wat dan ook.</w:t>
      </w:r>
    </w:p>
  </w:comment>
  <w:comment w:id="786" w:author="Wal Bart van der" w:date="2020-03-17T17:10:00Z" w:initials="WBvd">
    <w:p w14:paraId="69B58535" w14:textId="50E01DC2" w:rsidR="009A7EC8" w:rsidRDefault="009A7EC8">
      <w:pPr>
        <w:pStyle w:val="Tekstopmerking"/>
      </w:pPr>
      <w:r>
        <w:rPr>
          <w:rStyle w:val="Verwijzingopmerking"/>
        </w:rPr>
        <w:annotationRef/>
      </w:r>
      <w:r>
        <w:t>Bovenop</w:t>
      </w:r>
      <w:r>
        <w:t>? Of van alle kanten? Beschrijf het duidelijk, zodat je dit kunt uitwerken in je TO.</w:t>
      </w:r>
    </w:p>
  </w:comment>
  <w:comment w:id="787" w:author="Wal Bart van der" w:date="2020-03-17T17:11:00Z" w:initials="WBvd">
    <w:p w14:paraId="52EFA42C" w14:textId="5BDAFCD8" w:rsidR="009A7EC8" w:rsidRDefault="009A7EC8">
      <w:pPr>
        <w:pStyle w:val="Tekstopmerking"/>
      </w:pPr>
      <w:r>
        <w:rPr>
          <w:rStyle w:val="Verwijzingopmerking"/>
        </w:rPr>
        <w:annotationRef/>
      </w:r>
      <w:r>
        <w:t xml:space="preserve">Vermijd </w:t>
      </w:r>
      <w:r>
        <w:t xml:space="preserve">lijdende vorm. </w:t>
      </w:r>
    </w:p>
  </w:comment>
  <w:comment w:id="791" w:author="Wal Bart van der" w:date="2020-03-17T17:11:00Z" w:initials="WBvd">
    <w:p w14:paraId="7B22E02E" w14:textId="59200420" w:rsidR="009A7EC8" w:rsidRDefault="009A7EC8">
      <w:pPr>
        <w:pStyle w:val="Tekstopmerking"/>
      </w:pPr>
      <w:r>
        <w:rPr>
          <w:rStyle w:val="Verwijzingopmerking"/>
        </w:rPr>
        <w:annotationRef/>
      </w:r>
      <w:r>
        <w:t xml:space="preserve">Na </w:t>
      </w:r>
      <w:r>
        <w:t>hoelang?</w:t>
      </w:r>
    </w:p>
  </w:comment>
  <w:comment w:id="792" w:author="Wal Bart van der" w:date="2020-03-17T16:53:00Z" w:initials="WBvd">
    <w:p w14:paraId="6C13A40A" w14:textId="36F153FB" w:rsidR="009A7EC8" w:rsidRDefault="009A7EC8">
      <w:pPr>
        <w:pStyle w:val="Tekstopmerking"/>
      </w:pPr>
      <w:r>
        <w:rPr>
          <w:rStyle w:val="Verwijzingopmerking"/>
        </w:rPr>
        <w:annotationRef/>
      </w:r>
      <w:r>
        <w:t xml:space="preserve">Door </w:t>
      </w:r>
      <w:r>
        <w:t xml:space="preserve">wie? Gebruik geen lijdende vorm! </w:t>
      </w:r>
    </w:p>
  </w:comment>
  <w:comment w:id="796" w:author="Wal Bart van der" w:date="2020-03-17T17:12:00Z" w:initials="WBvd">
    <w:p w14:paraId="632FA30A" w14:textId="006D8AD4" w:rsidR="009A7EC8" w:rsidRDefault="009A7EC8">
      <w:pPr>
        <w:pStyle w:val="Tekstopmerking"/>
      </w:pPr>
      <w:r>
        <w:rPr>
          <w:rStyle w:val="Verwijzingopmerking"/>
        </w:rPr>
        <w:annotationRef/>
      </w:r>
      <w:r>
        <w:t>Hoeveel</w:t>
      </w:r>
      <w:r>
        <w:t>? Dit is GEEN technische keuze. Dus HIER vermelden/kiezen. Teken een voorbeeld. Hoe groot zijn de bubels. Hoe groot is het scherm. Hoe groot is de speler? Hoeveel bubbels moeten er minimaal zijn (ehh.. 1?) en hoeveel maximaal (bubbels kunnen niet overlappen neem ik aan en moeten enige ruimte hebben om te vliegen)?</w:t>
      </w:r>
    </w:p>
  </w:comment>
  <w:comment w:id="797" w:author="Wal Bart van der" w:date="2020-03-17T16:53:00Z" w:initials="WBvd">
    <w:p w14:paraId="4888F63D" w14:textId="77777777" w:rsidR="009A7EC8" w:rsidRDefault="009A7EC8">
      <w:pPr>
        <w:pStyle w:val="Tekstopmerking"/>
      </w:pPr>
      <w:r>
        <w:rPr>
          <w:rStyle w:val="Verwijzingopmerking"/>
        </w:rPr>
        <w:annotationRef/>
      </w:r>
      <w:r>
        <w:t xml:space="preserve">“moeilijkheidsniveau </w:t>
      </w:r>
      <w:r>
        <w:t>te verhogen”… oid</w:t>
      </w:r>
    </w:p>
  </w:comment>
  <w:comment w:id="798" w:author="Wal Bart van der" w:date="2020-03-17T16:54:00Z" w:initials="WBvd">
    <w:p w14:paraId="495B5D7F" w14:textId="77777777" w:rsidR="009A7EC8" w:rsidRDefault="009A7EC8">
      <w:pPr>
        <w:pStyle w:val="Tekstopmerking"/>
      </w:pPr>
      <w:r>
        <w:rPr>
          <w:rStyle w:val="Verwijzingopmerking"/>
        </w:rPr>
        <w:annotationRef/>
      </w:r>
      <w:r>
        <w:t>Hoeveel</w:t>
      </w:r>
      <w:r>
        <w:t>? Het FO is bedoeld om keuzes te maken/te beschrijven. In het TO beschrijf je hoe, maar hier in het FO beschrijft je WAT je gaat maken. Wel concreet.</w:t>
      </w:r>
    </w:p>
  </w:comment>
  <w:comment w:id="799" w:author="Wal Bart van der" w:date="2020-03-17T17:10:00Z" w:initials="WBvd">
    <w:p w14:paraId="1BCA026E" w14:textId="21A48388" w:rsidR="009A7EC8" w:rsidRDefault="009A7EC8">
      <w:pPr>
        <w:pStyle w:val="Tekstopmerking"/>
      </w:pPr>
      <w:r>
        <w:rPr>
          <w:rStyle w:val="Verwijzingopmerking"/>
        </w:rPr>
        <w:annotationRef/>
      </w:r>
      <w:r>
        <w:t xml:space="preserve">Nummer </w:t>
      </w:r>
      <w:r>
        <w:t>je figuren! Caption erbij met figuurnr, en verwijs ernaar in je tekst.</w:t>
      </w:r>
    </w:p>
  </w:comment>
  <w:comment w:id="840" w:author="Wal Bart van der" w:date="2020-03-17T16:56:00Z" w:initials="WBvd">
    <w:p w14:paraId="511EBB16" w14:textId="77777777" w:rsidR="009A7EC8" w:rsidRDefault="009A7EC8">
      <w:pPr>
        <w:pStyle w:val="Tekstopmerking"/>
      </w:pPr>
      <w:r>
        <w:rPr>
          <w:rStyle w:val="Verwijzingopmerking"/>
        </w:rPr>
        <w:annotationRef/>
      </w:r>
      <w:r>
        <w:t xml:space="preserve">Eindscherm </w:t>
      </w:r>
      <w:r>
        <w:t>vind ik meer toevoegen. Maar de score staat toch ook al op het speelscherm? Liever een functionaliteit voor een highscore bijhouden en tonen toevoegen en functie uit game schrappen.</w:t>
      </w:r>
    </w:p>
    <w:p w14:paraId="22FC0EB0" w14:textId="77777777" w:rsidR="009A7EC8" w:rsidRDefault="009A7EC8">
      <w:pPr>
        <w:pStyle w:val="Tekstopmerking"/>
      </w:pPr>
    </w:p>
    <w:p w14:paraId="3ACC4BA8" w14:textId="77777777" w:rsidR="009A7EC8" w:rsidRPr="007621EA" w:rsidRDefault="009A7EC8" w:rsidP="007621EA">
      <w:pPr>
        <w:rPr>
          <w:rFonts w:ascii="Times New Roman" w:eastAsia="Times New Roman" w:hAnsi="Times New Roman" w:cs="Times New Roman"/>
          <w:sz w:val="24"/>
          <w:szCs w:val="24"/>
          <w:lang w:eastAsia="en-GB"/>
        </w:rPr>
      </w:pPr>
      <w:r>
        <w:t xml:space="preserve">En/of een visual: </w:t>
      </w:r>
      <w:r w:rsidRPr="007621EA">
        <w:rPr>
          <w:rFonts w:ascii="Times New Roman" w:eastAsia="Times New Roman" w:hAnsi="Times New Roman" w:cs="Times New Roman"/>
          <w:sz w:val="24"/>
          <w:szCs w:val="24"/>
          <w:lang w:eastAsia="en-GB"/>
        </w:rPr>
        <w:fldChar w:fldCharType="begin"/>
      </w:r>
      <w:r w:rsidRPr="007621EA">
        <w:rPr>
          <w:rFonts w:ascii="Times New Roman" w:eastAsia="Times New Roman" w:hAnsi="Times New Roman" w:cs="Times New Roman"/>
          <w:sz w:val="24"/>
          <w:szCs w:val="24"/>
          <w:lang w:eastAsia="en-GB"/>
        </w:rPr>
        <w:instrText xml:space="preserve"> INCLUDEPICTURE "https://live.staticflickr.com/2450/5826294465_ce95b0391e_b.jpg" \* MERGEFORMATINET </w:instrText>
      </w:r>
      <w:r w:rsidRPr="007621EA">
        <w:rPr>
          <w:rFonts w:ascii="Times New Roman" w:eastAsia="Times New Roman" w:hAnsi="Times New Roman" w:cs="Times New Roman"/>
          <w:sz w:val="24"/>
          <w:szCs w:val="24"/>
          <w:lang w:eastAsia="en-GB"/>
        </w:rPr>
        <w:fldChar w:fldCharType="separate"/>
      </w:r>
      <w:r w:rsidRPr="007621EA">
        <w:rPr>
          <w:rFonts w:ascii="Times New Roman" w:eastAsia="Times New Roman" w:hAnsi="Times New Roman" w:cs="Times New Roman"/>
          <w:noProof/>
          <w:sz w:val="24"/>
          <w:szCs w:val="24"/>
          <w:lang w:eastAsia="en-GB"/>
        </w:rPr>
        <w:drawing>
          <wp:inline distT="0" distB="0" distL="0" distR="0" wp14:anchorId="5B75DAD4" wp14:editId="5358E3BC">
            <wp:extent cx="1891386" cy="1899347"/>
            <wp:effectExtent l="0" t="0" r="1270" b="5715"/>
            <wp:docPr id="5" name="Picture 4" descr="Afbeeldingsresultaat voor popped b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popped bubbl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15293" cy="1923355"/>
                    </a:xfrm>
                    <a:prstGeom prst="rect">
                      <a:avLst/>
                    </a:prstGeom>
                    <a:noFill/>
                    <a:ln>
                      <a:noFill/>
                    </a:ln>
                  </pic:spPr>
                </pic:pic>
              </a:graphicData>
            </a:graphic>
          </wp:inline>
        </w:drawing>
      </w:r>
      <w:r w:rsidRPr="007621EA">
        <w:rPr>
          <w:rFonts w:ascii="Times New Roman" w:eastAsia="Times New Roman" w:hAnsi="Times New Roman" w:cs="Times New Roman"/>
          <w:sz w:val="24"/>
          <w:szCs w:val="24"/>
          <w:lang w:eastAsia="en-GB"/>
        </w:rPr>
        <w:fldChar w:fldCharType="end"/>
      </w:r>
    </w:p>
    <w:p w14:paraId="4A7F3E14" w14:textId="77777777" w:rsidR="009A7EC8" w:rsidRDefault="009A7EC8">
      <w:pPr>
        <w:pStyle w:val="Tekstopmerking"/>
      </w:pPr>
      <w:r>
        <w:t xml:space="preserve">Bron: Google </w:t>
      </w:r>
      <w:hyperlink r:id="rId2" w:history="1">
        <w:r w:rsidRPr="00256D28">
          <w:rPr>
            <w:rStyle w:val="Hyperlink"/>
          </w:rPr>
          <w:t>https://www.google.com/search?q=popped%20bubble&amp;tbm=isch&amp;tbs=sur%3Afc&amp;</w:t>
        </w:r>
      </w:hyperlink>
      <w:r>
        <w:t xml:space="preserve"> </w:t>
      </w:r>
    </w:p>
    <w:p w14:paraId="0E7D5B23" w14:textId="77777777" w:rsidR="009A7EC8" w:rsidRDefault="009A7EC8">
      <w:pPr>
        <w:pStyle w:val="Tekstopmerking"/>
      </w:pPr>
    </w:p>
    <w:p w14:paraId="7A1E0755" w14:textId="77777777" w:rsidR="009A7EC8" w:rsidRDefault="009A7EC8">
      <w:pPr>
        <w:pStyle w:val="Tekstopmerking"/>
      </w:pPr>
      <w:r>
        <w:t>Als je het startscherm schrapt kun je hier meteen een ‘Play again’ knop maken. Scheelt julllie werk, en de gebruiker een klik…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70E19A" w15:done="0"/>
  <w15:commentEx w15:paraId="6A38CE57" w15:done="0"/>
  <w15:commentEx w15:paraId="678BAF47" w15:done="0"/>
  <w15:commentEx w15:paraId="223C81D5" w15:done="0"/>
  <w15:commentEx w15:paraId="74D02AEE" w15:done="0"/>
  <w15:commentEx w15:paraId="0573964D" w15:done="0"/>
  <w15:commentEx w15:paraId="6D12F467" w15:done="0"/>
  <w15:commentEx w15:paraId="2AB274C5" w15:done="0"/>
  <w15:commentEx w15:paraId="624FB0A8" w15:done="0"/>
  <w15:commentEx w15:paraId="263901F6" w15:done="0"/>
  <w15:commentEx w15:paraId="740D078A" w15:done="0"/>
  <w15:commentEx w15:paraId="32E73CC8" w15:done="0"/>
  <w15:commentEx w15:paraId="69B58535" w15:done="0"/>
  <w15:commentEx w15:paraId="52EFA42C" w15:done="0"/>
  <w15:commentEx w15:paraId="7B22E02E" w15:done="0"/>
  <w15:commentEx w15:paraId="6C13A40A" w15:done="0"/>
  <w15:commentEx w15:paraId="632FA30A" w15:done="0"/>
  <w15:commentEx w15:paraId="4888F63D" w15:done="0"/>
  <w15:commentEx w15:paraId="495B5D7F" w15:done="0"/>
  <w15:commentEx w15:paraId="1BCA026E" w15:done="0"/>
  <w15:commentEx w15:paraId="7A1E07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70E19A" w16cid:durableId="221B8106"/>
  <w16cid:commentId w16cid:paraId="6A38CE57" w16cid:durableId="221B8196"/>
  <w16cid:commentId w16cid:paraId="678BAF47" w16cid:durableId="221B80ED"/>
  <w16cid:commentId w16cid:paraId="223C81D5" w16cid:durableId="221B8407"/>
  <w16cid:commentId w16cid:paraId="74D02AEE" w16cid:durableId="221B7C46"/>
  <w16cid:commentId w16cid:paraId="0573964D" w16cid:durableId="221B83D5"/>
  <w16cid:commentId w16cid:paraId="6D12F467" w16cid:durableId="221B83E2"/>
  <w16cid:commentId w16cid:paraId="2AB274C5" w16cid:durableId="221B8235"/>
  <w16cid:commentId w16cid:paraId="624FB0A8" w16cid:durableId="221B7E92"/>
  <w16cid:commentId w16cid:paraId="263901F6" w16cid:durableId="221B7E43"/>
  <w16cid:commentId w16cid:paraId="740D078A" w16cid:durableId="221B7E48"/>
  <w16cid:commentId w16cid:paraId="32E73CC8" w16cid:durableId="221B7ED2"/>
  <w16cid:commentId w16cid:paraId="69B58535" w16cid:durableId="221B8321"/>
  <w16cid:commentId w16cid:paraId="52EFA42C" w16cid:durableId="221B8346"/>
  <w16cid:commentId w16cid:paraId="7B22E02E" w16cid:durableId="221B8358"/>
  <w16cid:commentId w16cid:paraId="6C13A40A" w16cid:durableId="221B7EF6"/>
  <w16cid:commentId w16cid:paraId="632FA30A" w16cid:durableId="221B8374"/>
  <w16cid:commentId w16cid:paraId="4888F63D" w16cid:durableId="221B7F0F"/>
  <w16cid:commentId w16cid:paraId="495B5D7F" w16cid:durableId="221B7F2B"/>
  <w16cid:commentId w16cid:paraId="1BCA026E" w16cid:durableId="221B82ED"/>
  <w16cid:commentId w16cid:paraId="7A1E0755" w16cid:durableId="221B7F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9B76E4" w14:textId="77777777" w:rsidR="00410FAB" w:rsidRDefault="00410FAB" w:rsidP="00320EDE">
      <w:pPr>
        <w:spacing w:line="240" w:lineRule="auto"/>
      </w:pPr>
      <w:r>
        <w:separator/>
      </w:r>
    </w:p>
  </w:endnote>
  <w:endnote w:type="continuationSeparator" w:id="0">
    <w:p w14:paraId="016ECBF1" w14:textId="77777777" w:rsidR="00410FAB" w:rsidRDefault="00410FAB" w:rsidP="00320E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2217989"/>
      <w:docPartObj>
        <w:docPartGallery w:val="Page Numbers (Bottom of Page)"/>
        <w:docPartUnique/>
      </w:docPartObj>
    </w:sdtPr>
    <w:sdtContent>
      <w:p w14:paraId="13640C9D" w14:textId="77777777" w:rsidR="009A7EC8" w:rsidRDefault="009A7EC8">
        <w:pPr>
          <w:pStyle w:val="Voettekst"/>
          <w:jc w:val="right"/>
        </w:pPr>
        <w:r>
          <w:fldChar w:fldCharType="begin"/>
        </w:r>
        <w:r>
          <w:instrText>PAGE   \* MERGEFORMAT</w:instrText>
        </w:r>
        <w:r>
          <w:fldChar w:fldCharType="separate"/>
        </w:r>
        <w:r>
          <w:rPr>
            <w:lang w:val="nl-NL"/>
          </w:rPr>
          <w:t>2</w:t>
        </w:r>
        <w:r>
          <w:fldChar w:fldCharType="end"/>
        </w:r>
      </w:p>
    </w:sdtContent>
  </w:sdt>
  <w:p w14:paraId="00448E20" w14:textId="77777777" w:rsidR="009A7EC8" w:rsidRDefault="009A7EC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CAAB3E" w14:textId="77777777" w:rsidR="00410FAB" w:rsidRDefault="00410FAB" w:rsidP="00320EDE">
      <w:pPr>
        <w:spacing w:line="240" w:lineRule="auto"/>
      </w:pPr>
      <w:r>
        <w:separator/>
      </w:r>
    </w:p>
  </w:footnote>
  <w:footnote w:type="continuationSeparator" w:id="0">
    <w:p w14:paraId="61C5C278" w14:textId="77777777" w:rsidR="00410FAB" w:rsidRDefault="00410FAB" w:rsidP="00320ED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31537"/>
    <w:multiLevelType w:val="hybridMultilevel"/>
    <w:tmpl w:val="E92E5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23B71F7"/>
    <w:multiLevelType w:val="multilevel"/>
    <w:tmpl w:val="C742E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022266"/>
    <w:multiLevelType w:val="hybridMultilevel"/>
    <w:tmpl w:val="71984FE6"/>
    <w:lvl w:ilvl="0" w:tplc="D83886F8">
      <w:numFmt w:val="bullet"/>
      <w:lvlText w:val="-"/>
      <w:lvlJc w:val="left"/>
      <w:pPr>
        <w:ind w:left="720" w:hanging="360"/>
      </w:pPr>
      <w:rPr>
        <w:rFonts w:ascii="Arial" w:eastAsia="Arial"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90A4AF7"/>
    <w:multiLevelType w:val="multilevel"/>
    <w:tmpl w:val="46B29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0264F5"/>
    <w:multiLevelType w:val="hybridMultilevel"/>
    <w:tmpl w:val="98EACE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C3F7862"/>
    <w:multiLevelType w:val="multilevel"/>
    <w:tmpl w:val="1CCC1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B472C73"/>
    <w:multiLevelType w:val="multilevel"/>
    <w:tmpl w:val="E8A22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C046EF5"/>
    <w:multiLevelType w:val="multilevel"/>
    <w:tmpl w:val="E3B67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7"/>
  </w:num>
  <w:num w:numId="3">
    <w:abstractNumId w:val="5"/>
  </w:num>
  <w:num w:numId="4">
    <w:abstractNumId w:val="6"/>
  </w:num>
  <w:num w:numId="5">
    <w:abstractNumId w:val="0"/>
  </w:num>
  <w:num w:numId="6">
    <w:abstractNumId w:val="3"/>
  </w:num>
  <w:num w:numId="7">
    <w:abstractNumId w:val="4"/>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al Bart van der">
    <w15:presenceInfo w15:providerId="AD" w15:userId="S::iwpkw@han.nl::3866dccc-b64a-4b68-bed2-d06410d2049a"/>
  </w15:person>
  <w15:person w15:author="Kachung -">
    <w15:presenceInfo w15:providerId="Windows Live" w15:userId="174d0a2eda7d95a6"/>
  </w15:person>
  <w15:person w15:author="Lodders Max">
    <w15:presenceInfo w15:providerId="AD" w15:userId="S::ftarg@student.han.nl::1a6d3349-ba08-42c7-9fd5-040f8d4387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DB1"/>
    <w:rsid w:val="0003746A"/>
    <w:rsid w:val="00050E3B"/>
    <w:rsid w:val="000675B9"/>
    <w:rsid w:val="00081955"/>
    <w:rsid w:val="000E48C6"/>
    <w:rsid w:val="000E6B16"/>
    <w:rsid w:val="00105CA0"/>
    <w:rsid w:val="00125684"/>
    <w:rsid w:val="00136740"/>
    <w:rsid w:val="00163A99"/>
    <w:rsid w:val="00175B1C"/>
    <w:rsid w:val="0019621B"/>
    <w:rsid w:val="002418F3"/>
    <w:rsid w:val="002560A6"/>
    <w:rsid w:val="002705A2"/>
    <w:rsid w:val="00282778"/>
    <w:rsid w:val="00284AE2"/>
    <w:rsid w:val="002D4161"/>
    <w:rsid w:val="00320EDE"/>
    <w:rsid w:val="0035441B"/>
    <w:rsid w:val="00393B26"/>
    <w:rsid w:val="003E127A"/>
    <w:rsid w:val="003F6402"/>
    <w:rsid w:val="00410FAB"/>
    <w:rsid w:val="00415B99"/>
    <w:rsid w:val="00424045"/>
    <w:rsid w:val="0044100E"/>
    <w:rsid w:val="004C06A3"/>
    <w:rsid w:val="004D2C43"/>
    <w:rsid w:val="004D623C"/>
    <w:rsid w:val="005332F9"/>
    <w:rsid w:val="00602133"/>
    <w:rsid w:val="00617DE5"/>
    <w:rsid w:val="006268B1"/>
    <w:rsid w:val="00666950"/>
    <w:rsid w:val="006C1D2C"/>
    <w:rsid w:val="006D2DB1"/>
    <w:rsid w:val="006D357C"/>
    <w:rsid w:val="006F703C"/>
    <w:rsid w:val="00754860"/>
    <w:rsid w:val="007621EA"/>
    <w:rsid w:val="00775EC4"/>
    <w:rsid w:val="00780E84"/>
    <w:rsid w:val="00796E57"/>
    <w:rsid w:val="007A1C3F"/>
    <w:rsid w:val="007A79C4"/>
    <w:rsid w:val="007B240B"/>
    <w:rsid w:val="007C3230"/>
    <w:rsid w:val="007D18BE"/>
    <w:rsid w:val="007E2272"/>
    <w:rsid w:val="007F1407"/>
    <w:rsid w:val="007F1FC5"/>
    <w:rsid w:val="00800799"/>
    <w:rsid w:val="00861D6F"/>
    <w:rsid w:val="008744AD"/>
    <w:rsid w:val="008B74C3"/>
    <w:rsid w:val="00917608"/>
    <w:rsid w:val="00964112"/>
    <w:rsid w:val="009A7EC8"/>
    <w:rsid w:val="009C29E7"/>
    <w:rsid w:val="00A0027C"/>
    <w:rsid w:val="00A4283E"/>
    <w:rsid w:val="00A47FC8"/>
    <w:rsid w:val="00A87D61"/>
    <w:rsid w:val="00AA5F03"/>
    <w:rsid w:val="00AD6C42"/>
    <w:rsid w:val="00B46A2E"/>
    <w:rsid w:val="00BA7EAE"/>
    <w:rsid w:val="00BC1C0D"/>
    <w:rsid w:val="00C23953"/>
    <w:rsid w:val="00C240BF"/>
    <w:rsid w:val="00C50C55"/>
    <w:rsid w:val="00C74110"/>
    <w:rsid w:val="00C92678"/>
    <w:rsid w:val="00CA3452"/>
    <w:rsid w:val="00CB05DF"/>
    <w:rsid w:val="00CB226F"/>
    <w:rsid w:val="00CD0F49"/>
    <w:rsid w:val="00CE7774"/>
    <w:rsid w:val="00D04B4F"/>
    <w:rsid w:val="00D56074"/>
    <w:rsid w:val="00D64CCE"/>
    <w:rsid w:val="00D67F90"/>
    <w:rsid w:val="00D82CA2"/>
    <w:rsid w:val="00D8394F"/>
    <w:rsid w:val="00DB405F"/>
    <w:rsid w:val="00E3076E"/>
    <w:rsid w:val="00E56E8C"/>
    <w:rsid w:val="00E6700D"/>
    <w:rsid w:val="00E82C3A"/>
    <w:rsid w:val="00E868D9"/>
    <w:rsid w:val="00E9380C"/>
    <w:rsid w:val="00EA1A16"/>
    <w:rsid w:val="00ED6744"/>
    <w:rsid w:val="00F25117"/>
    <w:rsid w:val="00F64568"/>
    <w:rsid w:val="00F7196F"/>
    <w:rsid w:val="00FB42A2"/>
    <w:rsid w:val="00FE79A3"/>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B927D"/>
  <w15:docId w15:val="{6B716F38-61DD-4013-8F58-6F8DDCC6D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nl"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pPr>
      <w:keepNext/>
      <w:keepLines/>
      <w:spacing w:before="400" w:after="120"/>
      <w:outlineLvl w:val="0"/>
    </w:pPr>
    <w:rPr>
      <w:sz w:val="40"/>
      <w:szCs w:val="40"/>
    </w:rPr>
  </w:style>
  <w:style w:type="paragraph" w:styleId="Kop2">
    <w:name w:val="heading 2"/>
    <w:basedOn w:val="Standaard"/>
    <w:next w:val="Standaard"/>
    <w:uiPriority w:val="9"/>
    <w:unhideWhenUsed/>
    <w:qFormat/>
    <w:pPr>
      <w:keepNext/>
      <w:keepLines/>
      <w:spacing w:before="360" w:after="120"/>
      <w:outlineLvl w:val="1"/>
    </w:pPr>
    <w:rPr>
      <w:sz w:val="32"/>
      <w:szCs w:val="32"/>
    </w:rPr>
  </w:style>
  <w:style w:type="paragraph" w:styleId="Kop3">
    <w:name w:val="heading 3"/>
    <w:basedOn w:val="Standaard"/>
    <w:next w:val="Standaard"/>
    <w:uiPriority w:val="9"/>
    <w:unhideWhenUsed/>
    <w:qFormat/>
    <w:pPr>
      <w:keepNext/>
      <w:keepLines/>
      <w:spacing w:before="320" w:after="80"/>
      <w:outlineLvl w:val="2"/>
    </w:pPr>
    <w:rPr>
      <w:color w:val="434343"/>
      <w:sz w:val="28"/>
      <w:szCs w:val="28"/>
    </w:rPr>
  </w:style>
  <w:style w:type="paragraph" w:styleId="Kop4">
    <w:name w:val="heading 4"/>
    <w:basedOn w:val="Standaard"/>
    <w:next w:val="Standaard"/>
    <w:uiPriority w:val="9"/>
    <w:semiHidden/>
    <w:unhideWhenUsed/>
    <w:qFormat/>
    <w:pPr>
      <w:keepNext/>
      <w:keepLines/>
      <w:spacing w:before="280" w:after="80"/>
      <w:outlineLvl w:val="3"/>
    </w:pPr>
    <w:rPr>
      <w:color w:val="666666"/>
      <w:sz w:val="24"/>
      <w:szCs w:val="24"/>
    </w:rPr>
  </w:style>
  <w:style w:type="paragraph" w:styleId="Kop5">
    <w:name w:val="heading 5"/>
    <w:basedOn w:val="Standaard"/>
    <w:next w:val="Standaard"/>
    <w:uiPriority w:val="9"/>
    <w:semiHidden/>
    <w:unhideWhenUsed/>
    <w:qFormat/>
    <w:pPr>
      <w:keepNext/>
      <w:keepLines/>
      <w:spacing w:before="240" w:after="80"/>
      <w:outlineLvl w:val="4"/>
    </w:pPr>
    <w:rPr>
      <w:color w:val="666666"/>
    </w:rPr>
  </w:style>
  <w:style w:type="paragraph" w:styleId="Kop6">
    <w:name w:val="heading 6"/>
    <w:basedOn w:val="Standaard"/>
    <w:next w:val="Standaard"/>
    <w:uiPriority w:val="9"/>
    <w:semiHidden/>
    <w:unhideWhenUsed/>
    <w:qFormat/>
    <w:pPr>
      <w:keepNext/>
      <w:keepLines/>
      <w:spacing w:before="240" w:after="80"/>
      <w:outlineLvl w:val="5"/>
    </w:pPr>
    <w:rPr>
      <w:i/>
      <w:color w:val="666666"/>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after="60"/>
    </w:pPr>
    <w:rPr>
      <w:sz w:val="52"/>
      <w:szCs w:val="52"/>
    </w:rPr>
  </w:style>
  <w:style w:type="paragraph" w:styleId="Ondertitel">
    <w:name w:val="Subtitle"/>
    <w:basedOn w:val="Standaard"/>
    <w:next w:val="Standaard"/>
    <w:uiPriority w:val="11"/>
    <w:qFormat/>
    <w:pPr>
      <w:keepNext/>
      <w:keepLines/>
      <w:spacing w:after="320"/>
    </w:pPr>
    <w:rPr>
      <w:color w:val="666666"/>
      <w:sz w:val="30"/>
      <w:szCs w:val="30"/>
    </w:rPr>
  </w:style>
  <w:style w:type="paragraph" w:styleId="Kopvaninhoudsopgave">
    <w:name w:val="TOC Heading"/>
    <w:basedOn w:val="Kop1"/>
    <w:next w:val="Standaard"/>
    <w:uiPriority w:val="39"/>
    <w:unhideWhenUsed/>
    <w:qFormat/>
    <w:rsid w:val="00320EDE"/>
    <w:pPr>
      <w:spacing w:before="240" w:after="0" w:line="259" w:lineRule="auto"/>
      <w:outlineLvl w:val="9"/>
    </w:pPr>
    <w:rPr>
      <w:rFonts w:asciiTheme="majorHAnsi" w:eastAsiaTheme="majorEastAsia" w:hAnsiTheme="majorHAnsi" w:cstheme="majorBidi"/>
      <w:color w:val="365F91" w:themeColor="accent1" w:themeShade="BF"/>
      <w:sz w:val="32"/>
      <w:szCs w:val="32"/>
      <w:lang w:val="nl-NL"/>
    </w:rPr>
  </w:style>
  <w:style w:type="paragraph" w:styleId="Inhopg1">
    <w:name w:val="toc 1"/>
    <w:basedOn w:val="Standaard"/>
    <w:next w:val="Standaard"/>
    <w:autoRedefine/>
    <w:uiPriority w:val="39"/>
    <w:unhideWhenUsed/>
    <w:rsid w:val="00320EDE"/>
    <w:pPr>
      <w:spacing w:after="100"/>
    </w:pPr>
  </w:style>
  <w:style w:type="paragraph" w:styleId="Inhopg2">
    <w:name w:val="toc 2"/>
    <w:basedOn w:val="Standaard"/>
    <w:next w:val="Standaard"/>
    <w:autoRedefine/>
    <w:uiPriority w:val="39"/>
    <w:unhideWhenUsed/>
    <w:rsid w:val="00320EDE"/>
    <w:pPr>
      <w:spacing w:after="100"/>
      <w:ind w:left="220"/>
    </w:pPr>
  </w:style>
  <w:style w:type="paragraph" w:styleId="Inhopg3">
    <w:name w:val="toc 3"/>
    <w:basedOn w:val="Standaard"/>
    <w:next w:val="Standaard"/>
    <w:autoRedefine/>
    <w:uiPriority w:val="39"/>
    <w:unhideWhenUsed/>
    <w:rsid w:val="00320EDE"/>
    <w:pPr>
      <w:spacing w:after="100"/>
      <w:ind w:left="440"/>
    </w:pPr>
  </w:style>
  <w:style w:type="character" w:styleId="Hyperlink">
    <w:name w:val="Hyperlink"/>
    <w:basedOn w:val="Standaardalinea-lettertype"/>
    <w:uiPriority w:val="99"/>
    <w:unhideWhenUsed/>
    <w:rsid w:val="00320EDE"/>
    <w:rPr>
      <w:color w:val="0000FF" w:themeColor="hyperlink"/>
      <w:u w:val="single"/>
    </w:rPr>
  </w:style>
  <w:style w:type="paragraph" w:styleId="Koptekst">
    <w:name w:val="header"/>
    <w:basedOn w:val="Standaard"/>
    <w:link w:val="KoptekstChar"/>
    <w:uiPriority w:val="99"/>
    <w:unhideWhenUsed/>
    <w:rsid w:val="00320EDE"/>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320EDE"/>
  </w:style>
  <w:style w:type="paragraph" w:styleId="Voettekst">
    <w:name w:val="footer"/>
    <w:basedOn w:val="Standaard"/>
    <w:link w:val="VoettekstChar"/>
    <w:uiPriority w:val="99"/>
    <w:unhideWhenUsed/>
    <w:rsid w:val="00320EDE"/>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320EDE"/>
  </w:style>
  <w:style w:type="character" w:styleId="Verwijzingopmerking">
    <w:name w:val="annotation reference"/>
    <w:basedOn w:val="Standaardalinea-lettertype"/>
    <w:uiPriority w:val="99"/>
    <w:semiHidden/>
    <w:unhideWhenUsed/>
    <w:rsid w:val="00FB42A2"/>
    <w:rPr>
      <w:sz w:val="16"/>
      <w:szCs w:val="16"/>
    </w:rPr>
  </w:style>
  <w:style w:type="paragraph" w:styleId="Tekstopmerking">
    <w:name w:val="annotation text"/>
    <w:basedOn w:val="Standaard"/>
    <w:link w:val="TekstopmerkingChar"/>
    <w:uiPriority w:val="99"/>
    <w:unhideWhenUsed/>
    <w:rsid w:val="00FB42A2"/>
    <w:pPr>
      <w:spacing w:line="240" w:lineRule="auto"/>
    </w:pPr>
    <w:rPr>
      <w:sz w:val="20"/>
      <w:szCs w:val="20"/>
    </w:rPr>
  </w:style>
  <w:style w:type="character" w:customStyle="1" w:styleId="TekstopmerkingChar">
    <w:name w:val="Tekst opmerking Char"/>
    <w:basedOn w:val="Standaardalinea-lettertype"/>
    <w:link w:val="Tekstopmerking"/>
    <w:uiPriority w:val="99"/>
    <w:rsid w:val="00FB42A2"/>
    <w:rPr>
      <w:sz w:val="20"/>
      <w:szCs w:val="20"/>
    </w:rPr>
  </w:style>
  <w:style w:type="paragraph" w:styleId="Onderwerpvanopmerking">
    <w:name w:val="annotation subject"/>
    <w:basedOn w:val="Tekstopmerking"/>
    <w:next w:val="Tekstopmerking"/>
    <w:link w:val="OnderwerpvanopmerkingChar"/>
    <w:uiPriority w:val="99"/>
    <w:semiHidden/>
    <w:unhideWhenUsed/>
    <w:rsid w:val="00FB42A2"/>
    <w:rPr>
      <w:b/>
      <w:bCs/>
    </w:rPr>
  </w:style>
  <w:style w:type="character" w:customStyle="1" w:styleId="OnderwerpvanopmerkingChar">
    <w:name w:val="Onderwerp van opmerking Char"/>
    <w:basedOn w:val="TekstopmerkingChar"/>
    <w:link w:val="Onderwerpvanopmerking"/>
    <w:uiPriority w:val="99"/>
    <w:semiHidden/>
    <w:rsid w:val="00FB42A2"/>
    <w:rPr>
      <w:b/>
      <w:bCs/>
      <w:sz w:val="20"/>
      <w:szCs w:val="20"/>
    </w:rPr>
  </w:style>
  <w:style w:type="paragraph" w:styleId="Ballontekst">
    <w:name w:val="Balloon Text"/>
    <w:basedOn w:val="Standaard"/>
    <w:link w:val="BallontekstChar"/>
    <w:uiPriority w:val="99"/>
    <w:semiHidden/>
    <w:unhideWhenUsed/>
    <w:rsid w:val="00FB42A2"/>
    <w:pPr>
      <w:spacing w:line="240" w:lineRule="auto"/>
    </w:pPr>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FB42A2"/>
    <w:rPr>
      <w:rFonts w:ascii="Times New Roman" w:hAnsi="Times New Roman" w:cs="Times New Roman"/>
      <w:sz w:val="18"/>
      <w:szCs w:val="18"/>
    </w:rPr>
  </w:style>
  <w:style w:type="character" w:styleId="Onopgelostemelding">
    <w:name w:val="Unresolved Mention"/>
    <w:basedOn w:val="Standaardalinea-lettertype"/>
    <w:uiPriority w:val="99"/>
    <w:semiHidden/>
    <w:unhideWhenUsed/>
    <w:rsid w:val="007621EA"/>
    <w:rPr>
      <w:color w:val="605E5C"/>
      <w:shd w:val="clear" w:color="auto" w:fill="E1DFDD"/>
    </w:rPr>
  </w:style>
  <w:style w:type="paragraph" w:styleId="Lijstalinea">
    <w:name w:val="List Paragraph"/>
    <w:basedOn w:val="Standaard"/>
    <w:uiPriority w:val="34"/>
    <w:qFormat/>
    <w:rsid w:val="00424045"/>
    <w:pPr>
      <w:ind w:left="720"/>
      <w:contextualSpacing/>
    </w:pPr>
  </w:style>
  <w:style w:type="paragraph" w:styleId="Bijschrift">
    <w:name w:val="caption"/>
    <w:basedOn w:val="Standaard"/>
    <w:next w:val="Standaard"/>
    <w:uiPriority w:val="35"/>
    <w:unhideWhenUsed/>
    <w:qFormat/>
    <w:rsid w:val="003E127A"/>
    <w:pPr>
      <w:spacing w:after="200" w:line="240" w:lineRule="auto"/>
    </w:pPr>
    <w:rPr>
      <w:i/>
      <w:iCs/>
      <w:color w:val="1F497D" w:themeColor="text2"/>
      <w:sz w:val="18"/>
      <w:szCs w:val="18"/>
    </w:rPr>
  </w:style>
  <w:style w:type="character" w:customStyle="1" w:styleId="Kop1Char">
    <w:name w:val="Kop 1 Char"/>
    <w:basedOn w:val="Standaardalinea-lettertype"/>
    <w:link w:val="Kop1"/>
    <w:uiPriority w:val="9"/>
    <w:rsid w:val="00163A99"/>
    <w:rPr>
      <w:sz w:val="40"/>
      <w:szCs w:val="40"/>
    </w:rPr>
  </w:style>
  <w:style w:type="paragraph" w:styleId="Bibliografie">
    <w:name w:val="Bibliography"/>
    <w:basedOn w:val="Standaard"/>
    <w:next w:val="Standaard"/>
    <w:uiPriority w:val="37"/>
    <w:unhideWhenUsed/>
    <w:rsid w:val="00163A99"/>
  </w:style>
  <w:style w:type="paragraph" w:styleId="Geenafstand">
    <w:name w:val="No Spacing"/>
    <w:uiPriority w:val="1"/>
    <w:qFormat/>
    <w:rsid w:val="00780E84"/>
    <w:pPr>
      <w:spacing w:line="240" w:lineRule="auto"/>
    </w:pPr>
  </w:style>
  <w:style w:type="character" w:styleId="GevolgdeHyperlink">
    <w:name w:val="FollowedHyperlink"/>
    <w:basedOn w:val="Standaardalinea-lettertype"/>
    <w:uiPriority w:val="99"/>
    <w:semiHidden/>
    <w:unhideWhenUsed/>
    <w:rsid w:val="0035441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96729">
      <w:bodyDiv w:val="1"/>
      <w:marLeft w:val="0"/>
      <w:marRight w:val="0"/>
      <w:marTop w:val="0"/>
      <w:marBottom w:val="0"/>
      <w:divBdr>
        <w:top w:val="none" w:sz="0" w:space="0" w:color="auto"/>
        <w:left w:val="none" w:sz="0" w:space="0" w:color="auto"/>
        <w:bottom w:val="none" w:sz="0" w:space="0" w:color="auto"/>
        <w:right w:val="none" w:sz="0" w:space="0" w:color="auto"/>
      </w:divBdr>
    </w:div>
    <w:div w:id="64032485">
      <w:bodyDiv w:val="1"/>
      <w:marLeft w:val="0"/>
      <w:marRight w:val="0"/>
      <w:marTop w:val="0"/>
      <w:marBottom w:val="0"/>
      <w:divBdr>
        <w:top w:val="none" w:sz="0" w:space="0" w:color="auto"/>
        <w:left w:val="none" w:sz="0" w:space="0" w:color="auto"/>
        <w:bottom w:val="none" w:sz="0" w:space="0" w:color="auto"/>
        <w:right w:val="none" w:sz="0" w:space="0" w:color="auto"/>
      </w:divBdr>
    </w:div>
    <w:div w:id="89355835">
      <w:bodyDiv w:val="1"/>
      <w:marLeft w:val="0"/>
      <w:marRight w:val="0"/>
      <w:marTop w:val="0"/>
      <w:marBottom w:val="0"/>
      <w:divBdr>
        <w:top w:val="none" w:sz="0" w:space="0" w:color="auto"/>
        <w:left w:val="none" w:sz="0" w:space="0" w:color="auto"/>
        <w:bottom w:val="none" w:sz="0" w:space="0" w:color="auto"/>
        <w:right w:val="none" w:sz="0" w:space="0" w:color="auto"/>
      </w:divBdr>
    </w:div>
    <w:div w:id="220874536">
      <w:bodyDiv w:val="1"/>
      <w:marLeft w:val="0"/>
      <w:marRight w:val="0"/>
      <w:marTop w:val="0"/>
      <w:marBottom w:val="0"/>
      <w:divBdr>
        <w:top w:val="none" w:sz="0" w:space="0" w:color="auto"/>
        <w:left w:val="none" w:sz="0" w:space="0" w:color="auto"/>
        <w:bottom w:val="none" w:sz="0" w:space="0" w:color="auto"/>
        <w:right w:val="none" w:sz="0" w:space="0" w:color="auto"/>
      </w:divBdr>
    </w:div>
    <w:div w:id="327247072">
      <w:bodyDiv w:val="1"/>
      <w:marLeft w:val="0"/>
      <w:marRight w:val="0"/>
      <w:marTop w:val="0"/>
      <w:marBottom w:val="0"/>
      <w:divBdr>
        <w:top w:val="none" w:sz="0" w:space="0" w:color="auto"/>
        <w:left w:val="none" w:sz="0" w:space="0" w:color="auto"/>
        <w:bottom w:val="none" w:sz="0" w:space="0" w:color="auto"/>
        <w:right w:val="none" w:sz="0" w:space="0" w:color="auto"/>
      </w:divBdr>
    </w:div>
    <w:div w:id="487555032">
      <w:bodyDiv w:val="1"/>
      <w:marLeft w:val="0"/>
      <w:marRight w:val="0"/>
      <w:marTop w:val="0"/>
      <w:marBottom w:val="0"/>
      <w:divBdr>
        <w:top w:val="none" w:sz="0" w:space="0" w:color="auto"/>
        <w:left w:val="none" w:sz="0" w:space="0" w:color="auto"/>
        <w:bottom w:val="none" w:sz="0" w:space="0" w:color="auto"/>
        <w:right w:val="none" w:sz="0" w:space="0" w:color="auto"/>
      </w:divBdr>
    </w:div>
    <w:div w:id="538670189">
      <w:bodyDiv w:val="1"/>
      <w:marLeft w:val="0"/>
      <w:marRight w:val="0"/>
      <w:marTop w:val="0"/>
      <w:marBottom w:val="0"/>
      <w:divBdr>
        <w:top w:val="none" w:sz="0" w:space="0" w:color="auto"/>
        <w:left w:val="none" w:sz="0" w:space="0" w:color="auto"/>
        <w:bottom w:val="none" w:sz="0" w:space="0" w:color="auto"/>
        <w:right w:val="none" w:sz="0" w:space="0" w:color="auto"/>
      </w:divBdr>
    </w:div>
    <w:div w:id="683702654">
      <w:bodyDiv w:val="1"/>
      <w:marLeft w:val="0"/>
      <w:marRight w:val="0"/>
      <w:marTop w:val="0"/>
      <w:marBottom w:val="0"/>
      <w:divBdr>
        <w:top w:val="none" w:sz="0" w:space="0" w:color="auto"/>
        <w:left w:val="none" w:sz="0" w:space="0" w:color="auto"/>
        <w:bottom w:val="none" w:sz="0" w:space="0" w:color="auto"/>
        <w:right w:val="none" w:sz="0" w:space="0" w:color="auto"/>
      </w:divBdr>
    </w:div>
    <w:div w:id="771170905">
      <w:bodyDiv w:val="1"/>
      <w:marLeft w:val="0"/>
      <w:marRight w:val="0"/>
      <w:marTop w:val="0"/>
      <w:marBottom w:val="0"/>
      <w:divBdr>
        <w:top w:val="none" w:sz="0" w:space="0" w:color="auto"/>
        <w:left w:val="none" w:sz="0" w:space="0" w:color="auto"/>
        <w:bottom w:val="none" w:sz="0" w:space="0" w:color="auto"/>
        <w:right w:val="none" w:sz="0" w:space="0" w:color="auto"/>
      </w:divBdr>
    </w:div>
    <w:div w:id="803431555">
      <w:bodyDiv w:val="1"/>
      <w:marLeft w:val="0"/>
      <w:marRight w:val="0"/>
      <w:marTop w:val="0"/>
      <w:marBottom w:val="0"/>
      <w:divBdr>
        <w:top w:val="none" w:sz="0" w:space="0" w:color="auto"/>
        <w:left w:val="none" w:sz="0" w:space="0" w:color="auto"/>
        <w:bottom w:val="none" w:sz="0" w:space="0" w:color="auto"/>
        <w:right w:val="none" w:sz="0" w:space="0" w:color="auto"/>
      </w:divBdr>
    </w:div>
    <w:div w:id="928735135">
      <w:bodyDiv w:val="1"/>
      <w:marLeft w:val="0"/>
      <w:marRight w:val="0"/>
      <w:marTop w:val="0"/>
      <w:marBottom w:val="0"/>
      <w:divBdr>
        <w:top w:val="none" w:sz="0" w:space="0" w:color="auto"/>
        <w:left w:val="none" w:sz="0" w:space="0" w:color="auto"/>
        <w:bottom w:val="none" w:sz="0" w:space="0" w:color="auto"/>
        <w:right w:val="none" w:sz="0" w:space="0" w:color="auto"/>
      </w:divBdr>
    </w:div>
    <w:div w:id="939605935">
      <w:bodyDiv w:val="1"/>
      <w:marLeft w:val="0"/>
      <w:marRight w:val="0"/>
      <w:marTop w:val="0"/>
      <w:marBottom w:val="0"/>
      <w:divBdr>
        <w:top w:val="none" w:sz="0" w:space="0" w:color="auto"/>
        <w:left w:val="none" w:sz="0" w:space="0" w:color="auto"/>
        <w:bottom w:val="none" w:sz="0" w:space="0" w:color="auto"/>
        <w:right w:val="none" w:sz="0" w:space="0" w:color="auto"/>
      </w:divBdr>
    </w:div>
    <w:div w:id="1016805910">
      <w:bodyDiv w:val="1"/>
      <w:marLeft w:val="0"/>
      <w:marRight w:val="0"/>
      <w:marTop w:val="0"/>
      <w:marBottom w:val="0"/>
      <w:divBdr>
        <w:top w:val="none" w:sz="0" w:space="0" w:color="auto"/>
        <w:left w:val="none" w:sz="0" w:space="0" w:color="auto"/>
        <w:bottom w:val="none" w:sz="0" w:space="0" w:color="auto"/>
        <w:right w:val="none" w:sz="0" w:space="0" w:color="auto"/>
      </w:divBdr>
    </w:div>
    <w:div w:id="1110318942">
      <w:bodyDiv w:val="1"/>
      <w:marLeft w:val="0"/>
      <w:marRight w:val="0"/>
      <w:marTop w:val="0"/>
      <w:marBottom w:val="0"/>
      <w:divBdr>
        <w:top w:val="none" w:sz="0" w:space="0" w:color="auto"/>
        <w:left w:val="none" w:sz="0" w:space="0" w:color="auto"/>
        <w:bottom w:val="none" w:sz="0" w:space="0" w:color="auto"/>
        <w:right w:val="none" w:sz="0" w:space="0" w:color="auto"/>
      </w:divBdr>
    </w:div>
    <w:div w:id="1255166696">
      <w:bodyDiv w:val="1"/>
      <w:marLeft w:val="0"/>
      <w:marRight w:val="0"/>
      <w:marTop w:val="0"/>
      <w:marBottom w:val="0"/>
      <w:divBdr>
        <w:top w:val="none" w:sz="0" w:space="0" w:color="auto"/>
        <w:left w:val="none" w:sz="0" w:space="0" w:color="auto"/>
        <w:bottom w:val="none" w:sz="0" w:space="0" w:color="auto"/>
        <w:right w:val="none" w:sz="0" w:space="0" w:color="auto"/>
      </w:divBdr>
    </w:div>
    <w:div w:id="1486820694">
      <w:bodyDiv w:val="1"/>
      <w:marLeft w:val="0"/>
      <w:marRight w:val="0"/>
      <w:marTop w:val="0"/>
      <w:marBottom w:val="0"/>
      <w:divBdr>
        <w:top w:val="none" w:sz="0" w:space="0" w:color="auto"/>
        <w:left w:val="none" w:sz="0" w:space="0" w:color="auto"/>
        <w:bottom w:val="none" w:sz="0" w:space="0" w:color="auto"/>
        <w:right w:val="none" w:sz="0" w:space="0" w:color="auto"/>
      </w:divBdr>
    </w:div>
    <w:div w:id="1493327363">
      <w:bodyDiv w:val="1"/>
      <w:marLeft w:val="0"/>
      <w:marRight w:val="0"/>
      <w:marTop w:val="0"/>
      <w:marBottom w:val="0"/>
      <w:divBdr>
        <w:top w:val="none" w:sz="0" w:space="0" w:color="auto"/>
        <w:left w:val="none" w:sz="0" w:space="0" w:color="auto"/>
        <w:bottom w:val="none" w:sz="0" w:space="0" w:color="auto"/>
        <w:right w:val="none" w:sz="0" w:space="0" w:color="auto"/>
      </w:divBdr>
    </w:div>
    <w:div w:id="1534152410">
      <w:bodyDiv w:val="1"/>
      <w:marLeft w:val="0"/>
      <w:marRight w:val="0"/>
      <w:marTop w:val="0"/>
      <w:marBottom w:val="0"/>
      <w:divBdr>
        <w:top w:val="none" w:sz="0" w:space="0" w:color="auto"/>
        <w:left w:val="none" w:sz="0" w:space="0" w:color="auto"/>
        <w:bottom w:val="none" w:sz="0" w:space="0" w:color="auto"/>
        <w:right w:val="none" w:sz="0" w:space="0" w:color="auto"/>
      </w:divBdr>
    </w:div>
    <w:div w:id="1550920528">
      <w:bodyDiv w:val="1"/>
      <w:marLeft w:val="0"/>
      <w:marRight w:val="0"/>
      <w:marTop w:val="0"/>
      <w:marBottom w:val="0"/>
      <w:divBdr>
        <w:top w:val="none" w:sz="0" w:space="0" w:color="auto"/>
        <w:left w:val="none" w:sz="0" w:space="0" w:color="auto"/>
        <w:bottom w:val="none" w:sz="0" w:space="0" w:color="auto"/>
        <w:right w:val="none" w:sz="0" w:space="0" w:color="auto"/>
      </w:divBdr>
    </w:div>
    <w:div w:id="1644039362">
      <w:bodyDiv w:val="1"/>
      <w:marLeft w:val="0"/>
      <w:marRight w:val="0"/>
      <w:marTop w:val="0"/>
      <w:marBottom w:val="0"/>
      <w:divBdr>
        <w:top w:val="none" w:sz="0" w:space="0" w:color="auto"/>
        <w:left w:val="none" w:sz="0" w:space="0" w:color="auto"/>
        <w:bottom w:val="none" w:sz="0" w:space="0" w:color="auto"/>
        <w:right w:val="none" w:sz="0" w:space="0" w:color="auto"/>
      </w:divBdr>
    </w:div>
    <w:div w:id="1683627701">
      <w:bodyDiv w:val="1"/>
      <w:marLeft w:val="0"/>
      <w:marRight w:val="0"/>
      <w:marTop w:val="0"/>
      <w:marBottom w:val="0"/>
      <w:divBdr>
        <w:top w:val="none" w:sz="0" w:space="0" w:color="auto"/>
        <w:left w:val="none" w:sz="0" w:space="0" w:color="auto"/>
        <w:bottom w:val="none" w:sz="0" w:space="0" w:color="auto"/>
        <w:right w:val="none" w:sz="0" w:space="0" w:color="auto"/>
      </w:divBdr>
    </w:div>
    <w:div w:id="1737387290">
      <w:bodyDiv w:val="1"/>
      <w:marLeft w:val="0"/>
      <w:marRight w:val="0"/>
      <w:marTop w:val="0"/>
      <w:marBottom w:val="0"/>
      <w:divBdr>
        <w:top w:val="none" w:sz="0" w:space="0" w:color="auto"/>
        <w:left w:val="none" w:sz="0" w:space="0" w:color="auto"/>
        <w:bottom w:val="none" w:sz="0" w:space="0" w:color="auto"/>
        <w:right w:val="none" w:sz="0" w:space="0" w:color="auto"/>
      </w:divBdr>
    </w:div>
    <w:div w:id="2024017834">
      <w:bodyDiv w:val="1"/>
      <w:marLeft w:val="0"/>
      <w:marRight w:val="0"/>
      <w:marTop w:val="0"/>
      <w:marBottom w:val="0"/>
      <w:divBdr>
        <w:top w:val="none" w:sz="0" w:space="0" w:color="auto"/>
        <w:left w:val="none" w:sz="0" w:space="0" w:color="auto"/>
        <w:bottom w:val="none" w:sz="0" w:space="0" w:color="auto"/>
        <w:right w:val="none" w:sz="0" w:space="0" w:color="auto"/>
      </w:divBdr>
    </w:div>
    <w:div w:id="20425820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www.google.com/search?q=popped%20bubble&amp;tbm=isch&amp;tbs=sur%3Afc&amp;" TargetMode="External"/><Relationship Id="rId1" Type="http://schemas.openxmlformats.org/officeDocument/2006/relationships/image" Target="media/image5.jpe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Han</b:Tag>
    <b:SourceType>InternetSite</b:SourceType>
    <b:Guid>{7048B700-D168-41DC-A983-AA734C094334}</b:Guid>
    <b:Author>
      <b:Author>
        <b:Corporate>Han</b:Corporate>
      </b:Author>
    </b:Author>
    <b:Title>Onderwijsonline</b:Title>
    <b:InternetSiteTitle>Han.nl</b:InternetSiteTitle>
    <b:URL>https://onderwijsonline.han.nl/elearning/lesson/dNwlWL7y</b:URL>
    <b:RefOrder>1</b:RefOrder>
  </b:Source>
  <b:Source>
    <b:Tag>New16</b:Tag>
    <b:SourceType>InternetSite</b:SourceType>
    <b:Guid>{642E3084-E32F-4C35-9FDF-E5684B1C5327}</b:Guid>
    <b:Author>
      <b:Author>
        <b:Corporate>New Atlas</b:Corporate>
      </b:Author>
    </b:Author>
    <b:Title>Bubble-like "Memzyme" increases speed and efficiency of carbon capture</b:Title>
    <b:InternetSiteTitle>newatlas.com</b:InternetSiteTitle>
    <b:Year>2016</b:Year>
    <b:Month>09</b:Month>
    <b:Day>05</b:Day>
    <b:URL>https://newatlas.com/bubbles-memzyme-co2-capture/45253/</b:URL>
    <b:RefOrder>2</b:RefOrder>
  </b:Source>
  <b:Source>
    <b:Tag>too</b:Tag>
    <b:SourceType>InternetSite</b:SourceType>
    <b:Guid>{BE36A4F4-DB4E-462E-A788-373EEA0F8735}</b:Guid>
    <b:Author>
      <b:Author>
        <b:Corporate>toolshero</b:Corporate>
      </b:Author>
    </b:Author>
    <b:Title>MoSCoW Methode</b:Title>
    <b:InternetSiteTitle>toolshero.com</b:InternetSiteTitle>
    <b:URL>https://www.toolshero.nl/project-management/moscow-methode/</b:URL>
    <b:RefOrder>3</b:RefOrder>
  </b:Source>
</b:Sources>
</file>

<file path=customXml/itemProps1.xml><?xml version="1.0" encoding="utf-8"?>
<ds:datastoreItem xmlns:ds="http://schemas.openxmlformats.org/officeDocument/2006/customXml" ds:itemID="{78A1C6C4-E3E1-468C-851B-E1EC181E4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16</Pages>
  <Words>3406</Words>
  <Characters>18739</Characters>
  <Application>Microsoft Office Word</Application>
  <DocSecurity>0</DocSecurity>
  <Lines>156</Lines>
  <Paragraphs>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 Lodders</dc:creator>
  <cp:lastModifiedBy>Kachung -</cp:lastModifiedBy>
  <cp:revision>43</cp:revision>
  <dcterms:created xsi:type="dcterms:W3CDTF">2020-03-19T13:49:00Z</dcterms:created>
  <dcterms:modified xsi:type="dcterms:W3CDTF">2020-03-20T16:34:00Z</dcterms:modified>
</cp:coreProperties>
</file>